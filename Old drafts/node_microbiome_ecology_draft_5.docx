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236E6" w14:textId="77777777" w:rsidR="008C7090" w:rsidRPr="00EB5D0E" w:rsidRDefault="008C7090" w:rsidP="000A4A4B">
      <w:pPr>
        <w:pStyle w:val="Heading1"/>
        <w:spacing w:before="0"/>
        <w:rPr>
          <w:b/>
          <w:bCs/>
          <w:color w:val="000000" w:themeColor="text1"/>
          <w:sz w:val="22"/>
          <w:szCs w:val="22"/>
        </w:rPr>
      </w:pPr>
      <w:r w:rsidRPr="00EB5D0E">
        <w:rPr>
          <w:b/>
          <w:bCs/>
          <w:color w:val="000000" w:themeColor="text1"/>
          <w:sz w:val="22"/>
          <w:szCs w:val="22"/>
        </w:rPr>
        <w:t>Perturbation-Aware Neural ODE (pNODE) Learns Microbiome Dynamics from Clinical Data and Predicts Gut-Borne Bloodstream Infections in Patients Receiving Cancer Treatment</w:t>
      </w:r>
    </w:p>
    <w:p w14:paraId="6ED11169" w14:textId="77777777" w:rsidR="008C7090" w:rsidRPr="00EB5D0E" w:rsidRDefault="008C7090" w:rsidP="00026953">
      <w:pPr>
        <w:rPr>
          <w:color w:val="000000" w:themeColor="text1"/>
        </w:rPr>
      </w:pPr>
      <w:r w:rsidRPr="00EB5D0E">
        <w:rPr>
          <w:color w:val="000000" w:themeColor="text1"/>
        </w:rPr>
        <w:t>Isaac Stamper and Joao Xavier</w:t>
      </w:r>
    </w:p>
    <w:p w14:paraId="6595CCB9" w14:textId="77777777" w:rsidR="008C7090" w:rsidRPr="00EB5D0E" w:rsidRDefault="008C7090" w:rsidP="00026953">
      <w:pPr>
        <w:rPr>
          <w:color w:val="000000" w:themeColor="text1"/>
        </w:rPr>
      </w:pPr>
      <w:r w:rsidRPr="00EB5D0E">
        <w:rPr>
          <w:color w:val="000000" w:themeColor="text1"/>
        </w:rPr>
        <w:t>Program for Computational and Systems Biology</w:t>
      </w:r>
    </w:p>
    <w:p w14:paraId="3EDBBE7B" w14:textId="77777777" w:rsidR="008C7090" w:rsidRPr="00EB5D0E" w:rsidRDefault="008C7090" w:rsidP="00026953">
      <w:pPr>
        <w:rPr>
          <w:color w:val="000000" w:themeColor="text1"/>
        </w:rPr>
      </w:pPr>
      <w:r w:rsidRPr="00EB5D0E">
        <w:rPr>
          <w:color w:val="000000" w:themeColor="text1"/>
        </w:rPr>
        <w:t>Sloan Kettering Institute for Cancer Research, New York NY</w:t>
      </w:r>
    </w:p>
    <w:p w14:paraId="0F275665" w14:textId="77777777" w:rsidR="008C7090" w:rsidRPr="00EB5D0E" w:rsidRDefault="008C7090" w:rsidP="00026953">
      <w:pPr>
        <w:rPr>
          <w:color w:val="000000" w:themeColor="text1"/>
        </w:rPr>
      </w:pPr>
    </w:p>
    <w:p w14:paraId="732A0EC5" w14:textId="77777777" w:rsidR="008C7090" w:rsidRPr="00EB5D0E" w:rsidRDefault="008C7090" w:rsidP="00026953">
      <w:pPr>
        <w:rPr>
          <w:b/>
          <w:color w:val="000000" w:themeColor="text1"/>
          <w:u w:val="single"/>
        </w:rPr>
      </w:pPr>
      <w:r w:rsidRPr="00EB5D0E">
        <w:rPr>
          <w:b/>
          <w:color w:val="000000" w:themeColor="text1"/>
          <w:u w:val="single"/>
        </w:rPr>
        <w:t>Abstract</w:t>
      </w:r>
    </w:p>
    <w:p w14:paraId="2F85909B" w14:textId="68311D6A" w:rsidR="008C7090" w:rsidRPr="007B4369" w:rsidRDefault="008C7090" w:rsidP="00026953">
      <w:pPr>
        <w:rPr>
          <w:color w:val="000000" w:themeColor="text1"/>
        </w:rPr>
      </w:pPr>
      <w:r w:rsidRPr="00EB5D0E">
        <w:rPr>
          <w:color w:val="000000" w:themeColor="text1"/>
          <w:lang w:val="en-US"/>
        </w:rPr>
        <w:t xml:space="preserve">Disruption of the gut microbiota during cancer treatment, particularly in allogeneic hematopoietic cell transplantation (allo-HCT), is a major contributor to adverse clinical outcomes, including gut-borne bloodstream infections. Accurately forecasting microbial population dynamics under clinical perturbations, such as antibiotic administration, could inform treatment strategies that reduce the risk of infection. However, traditional models like the Generalized Lotka-Volterra (gLV), which consider only pairwise interactions of constant sign and magnitude, are limited in their ability to capture the real-world nonlinear dynamics of multispecies microbiomes following ecosystem disturbances. Here, we introduce a perturbation-augmented Neural Ordinary Differential Equation (pNODE) framework that flexibly models microbial population dynamics in continuous time, integrating both microbial abundances and time-resolved antibiotic perturbations. Using both synthetic and real clinical data from over 1,000 allo-HCT patients, we demonstrate that pNODEs outperform gLV in predictive accuracy, robustness to noise, and the ability to forecast critical events, such as the intestinal expansion of an opportunistic pathogen. Notably, we demonstrate that running a pre-trained pNODE </w:t>
      </w:r>
      <w:r w:rsidRPr="00EB5D0E">
        <w:rPr>
          <w:color w:val="000000" w:themeColor="text1"/>
        </w:rPr>
        <w:t xml:space="preserve">in generative mode </w:t>
      </w:r>
      <w:r w:rsidRPr="007B4369">
        <w:rPr>
          <w:color w:val="000000" w:themeColor="text1"/>
        </w:rPr>
        <w:t xml:space="preserve">to simulate prospective </w:t>
      </w:r>
      <w:del w:id="0" w:author="Stamper, Isaac" w:date="2026-04-27T17:32:00Z" w16du:dateUtc="2026-04-27T21:32:00Z">
        <w:r w:rsidRPr="007B4369" w:rsidDel="00A54C5D">
          <w:rPr>
            <w:color w:val="000000" w:themeColor="text1"/>
          </w:rPr>
          <w:delText xml:space="preserve">Bacilli </w:delText>
        </w:r>
      </w:del>
      <w:ins w:id="1" w:author="Stamper, Isaac" w:date="2026-04-27T17:32:00Z" w16du:dateUtc="2026-04-27T21:32:00Z">
        <w:r w:rsidR="00A54C5D">
          <w:rPr>
            <w:i/>
            <w:iCs/>
            <w:color w:val="000000" w:themeColor="text1"/>
          </w:rPr>
          <w:t>Enterococcus</w:t>
        </w:r>
        <w:r w:rsidR="00A54C5D" w:rsidRPr="007B4369">
          <w:rPr>
            <w:color w:val="000000" w:themeColor="text1"/>
          </w:rPr>
          <w:t xml:space="preserve"> </w:t>
        </w:r>
      </w:ins>
      <w:r w:rsidRPr="007B4369">
        <w:rPr>
          <w:color w:val="000000" w:themeColor="text1"/>
        </w:rPr>
        <w:t xml:space="preserve">abundance trajectories from an initial sample and antibiotic timeline yields scores that accurately predict subsequent </w:t>
      </w:r>
      <w:r w:rsidRPr="007B4369">
        <w:rPr>
          <w:i/>
          <w:iCs/>
          <w:color w:val="000000" w:themeColor="text1"/>
        </w:rPr>
        <w:t>Enterococcus</w:t>
      </w:r>
      <w:r w:rsidRPr="007B4369">
        <w:rPr>
          <w:color w:val="000000" w:themeColor="text1"/>
        </w:rPr>
        <w:t xml:space="preserve"> infections in held-out cohorts, outperforming baseline </w:t>
      </w:r>
      <w:commentRangeStart w:id="2"/>
      <w:r w:rsidRPr="007B4369">
        <w:rPr>
          <w:color w:val="000000" w:themeColor="text1"/>
        </w:rPr>
        <w:t>and ground-truth-based predictors</w:t>
      </w:r>
      <w:commentRangeEnd w:id="2"/>
      <w:r w:rsidR="00A54C5D" w:rsidRPr="007B4369">
        <w:rPr>
          <w:rStyle w:val="CommentReference"/>
          <w:color w:val="000000" w:themeColor="text1"/>
          <w:sz w:val="22"/>
          <w:szCs w:val="22"/>
          <w:lang w:val="en-US"/>
        </w:rPr>
        <w:commentReference w:id="2"/>
      </w:r>
      <w:r w:rsidRPr="007B4369">
        <w:rPr>
          <w:color w:val="000000" w:themeColor="text1"/>
          <w:lang w:val="en-US"/>
        </w:rPr>
        <w:t xml:space="preserve">. </w:t>
      </w:r>
      <w:del w:id="3" w:author="Stamper, Isaac" w:date="2026-04-27T17:33:00Z" w16du:dateUtc="2026-04-27T21:33:00Z">
        <w:r w:rsidRPr="006F7040" w:rsidDel="00A54C5D">
          <w:rPr>
            <w:color w:val="000000" w:themeColor="text1"/>
            <w:lang w:val="en-US"/>
          </w:rPr>
          <w:delText xml:space="preserve">Because pNODEs are purely data-driven dynamical systems, they can generate artifacts, such as small negative abundance values, when run in generative mode; nevertheless, our results show that these artifacts do not impair the model’s ability to encode clinically relevant ecological structure and may even enhance it. </w:delText>
        </w:r>
      </w:del>
      <w:r w:rsidRPr="007B4369">
        <w:rPr>
          <w:color w:val="000000" w:themeColor="text1"/>
          <w:lang w:val="en-US"/>
        </w:rPr>
        <w:t>Our findings demonstrate the potential of pNODEs as a next-generation tool for modeling clinical microbiome dynamics, with applications for predicting infections in immunocompromised patients hospitalized for cancer treatment.</w:t>
      </w:r>
    </w:p>
    <w:p w14:paraId="32095982" w14:textId="77777777" w:rsidR="008C7090" w:rsidRPr="007B4369" w:rsidRDefault="008C7090" w:rsidP="00026953">
      <w:pPr>
        <w:rPr>
          <w:color w:val="000000" w:themeColor="text1"/>
        </w:rPr>
      </w:pPr>
    </w:p>
    <w:p w14:paraId="2BBBA9D8" w14:textId="77777777" w:rsidR="008C7090" w:rsidRPr="007B4369" w:rsidRDefault="008C7090" w:rsidP="00026953">
      <w:pPr>
        <w:rPr>
          <w:b/>
          <w:color w:val="000000" w:themeColor="text1"/>
          <w:u w:val="single"/>
        </w:rPr>
      </w:pPr>
      <w:r w:rsidRPr="007B4369">
        <w:rPr>
          <w:b/>
          <w:color w:val="000000" w:themeColor="text1"/>
          <w:u w:val="single"/>
        </w:rPr>
        <w:t>Introduction</w:t>
      </w:r>
    </w:p>
    <w:p w14:paraId="596F803C" w14:textId="77777777" w:rsidR="008C7090" w:rsidRPr="007B4369" w:rsidRDefault="008C7090" w:rsidP="00026953">
      <w:pPr>
        <w:ind w:firstLine="720"/>
        <w:rPr>
          <w:color w:val="000000" w:themeColor="text1"/>
          <w:lang w:val="en-US"/>
        </w:rPr>
      </w:pPr>
      <w:r w:rsidRPr="007B4369">
        <w:rPr>
          <w:color w:val="000000" w:themeColor="text1"/>
          <w:lang w:val="en-US"/>
        </w:rPr>
        <w:t xml:space="preserve">Cancer treatment regimens, particularly allogeneic hematopoietic cell transplantation (allo-HCT), can disrupt the gut microbiota with implications for patient outcomes </w:t>
      </w:r>
      <w:hyperlink r:id="rId12" w:history="1">
        <w:r>
          <w:rPr>
            <w:rFonts w:eastAsia="Times New Roman"/>
          </w:rPr>
          <w:t>(Taur et al. 2012, 2015; Peled et al. </w:t>
        </w:r>
        <w:r>
          <w:rPr>
            <w:rFonts w:eastAsia="Times New Roman"/>
          </w:rPr>
          <w:t>2</w:t>
        </w:r>
        <w:r>
          <w:rPr>
            <w:rFonts w:eastAsia="Times New Roman"/>
          </w:rPr>
          <w:t>020; Schluter et al. 2023; Liao et al. 2024)</w:t>
        </w:r>
      </w:hyperlink>
      <w:r w:rsidRPr="007B4369">
        <w:rPr>
          <w:color w:val="000000" w:themeColor="text1"/>
          <w:lang w:val="en-US"/>
        </w:rPr>
        <w:t xml:space="preserve">. Chemotherapy and radiation suppress the immune system, leaving patients vulnerable to life-threatening infections and necessitating broad-spectrum antibiotic treatment </w:t>
      </w:r>
      <w:hyperlink r:id="rId13" w:history="1">
        <w:r>
          <w:rPr>
            <w:rFonts w:eastAsia="Times New Roman"/>
          </w:rPr>
          <w:t>(Tomblyn et al. 2009; Freifeld et al. 2011)</w:t>
        </w:r>
      </w:hyperlink>
      <w:r w:rsidRPr="007B4369">
        <w:rPr>
          <w:color w:val="000000" w:themeColor="text1"/>
          <w:lang w:val="en-US"/>
        </w:rPr>
        <w:t xml:space="preserve">. These antibiotics cause collateral damage to the gut microbiota, reducing its biodiversity and the numbers of commensal aerobic bacteria, impacting key microbiome functions such as its ability to resist the expansion by opportunistic pathogens. As a result, opportunistic facultative anaerobes such as </w:t>
      </w:r>
      <w:r w:rsidRPr="007B4369">
        <w:rPr>
          <w:i/>
          <w:iCs/>
          <w:color w:val="000000" w:themeColor="text1"/>
          <w:lang w:val="en-US"/>
        </w:rPr>
        <w:t>Enterococcus faecium</w:t>
      </w:r>
      <w:r w:rsidRPr="007B4369">
        <w:rPr>
          <w:color w:val="000000" w:themeColor="text1"/>
          <w:lang w:val="en-US"/>
        </w:rPr>
        <w:t xml:space="preserve">, </w:t>
      </w:r>
      <w:r w:rsidRPr="007B4369">
        <w:rPr>
          <w:i/>
          <w:iCs/>
          <w:color w:val="000000" w:themeColor="text1"/>
          <w:lang w:val="en-US"/>
        </w:rPr>
        <w:t>Escherichia coli</w:t>
      </w:r>
      <w:r w:rsidRPr="007B4369">
        <w:rPr>
          <w:color w:val="000000" w:themeColor="text1"/>
          <w:lang w:val="en-US"/>
        </w:rPr>
        <w:t xml:space="preserve">, and </w:t>
      </w:r>
      <w:r w:rsidRPr="007B4369">
        <w:rPr>
          <w:i/>
          <w:iCs/>
          <w:color w:val="000000" w:themeColor="text1"/>
          <w:lang w:val="en-US"/>
        </w:rPr>
        <w:t>Klebsiella pneumoniae</w:t>
      </w:r>
      <w:r w:rsidRPr="007B4369">
        <w:rPr>
          <w:color w:val="000000" w:themeColor="text1"/>
          <w:lang w:val="en-US"/>
        </w:rPr>
        <w:t xml:space="preserve">, which are ordinarily present at very low levels (&lt;1%), can expand to comprise &gt;30% of the gut bacterial population, a phenomenon we call intestinal domination </w:t>
      </w:r>
      <w:hyperlink r:id="rId14" w:history="1">
        <w:r>
          <w:rPr>
            <w:rFonts w:eastAsia="Times New Roman"/>
          </w:rPr>
          <w:t>(Taur et al. 2012)</w:t>
        </w:r>
      </w:hyperlink>
      <w:r w:rsidRPr="007B4369">
        <w:rPr>
          <w:color w:val="000000" w:themeColor="text1"/>
          <w:lang w:val="en-US"/>
        </w:rPr>
        <w:t xml:space="preserve">. Intestinal domination facilitates the translocation of these facultative anaerobes into the bloodstream, which is an aerobic environment, leading to systemic infections associated with higher morbidity </w:t>
      </w:r>
      <w:r w:rsidRPr="007B4369">
        <w:rPr>
          <w:color w:val="000000" w:themeColor="text1"/>
          <w:lang w:val="en-US"/>
        </w:rPr>
        <w:lastRenderedPageBreak/>
        <w:t xml:space="preserve">and mortality in these patients </w:t>
      </w:r>
      <w:hyperlink r:id="rId15" w:history="1">
        <w:r>
          <w:rPr>
            <w:rFonts w:eastAsia="Times New Roman"/>
          </w:rPr>
          <w:t>(Ubeda et al. 2010; Taur et al. 2012, 2014; Shono and van den Brink 2018)</w:t>
        </w:r>
      </w:hyperlink>
      <w:r w:rsidRPr="007B4369">
        <w:rPr>
          <w:color w:val="000000" w:themeColor="text1"/>
          <w:lang w:val="en-US"/>
        </w:rPr>
        <w:t>.</w:t>
      </w:r>
    </w:p>
    <w:p w14:paraId="2597638D" w14:textId="77777777" w:rsidR="008C7090" w:rsidRPr="007B4369" w:rsidRDefault="008C7090" w:rsidP="00026953">
      <w:pPr>
        <w:ind w:firstLine="720"/>
        <w:rPr>
          <w:color w:val="000000" w:themeColor="text1"/>
          <w:lang w:val="en-US"/>
        </w:rPr>
      </w:pPr>
      <w:r w:rsidRPr="007B4369">
        <w:rPr>
          <w:color w:val="000000" w:themeColor="text1"/>
          <w:lang w:val="en-US"/>
        </w:rPr>
        <w:t xml:space="preserve">Despite clear evidence linking antibiotics, intestinal domination, and bloodstream infection, antibiotics are still administered with little consideration for their ecological impact </w:t>
      </w:r>
      <w:hyperlink r:id="rId16" w:history="1">
        <w:r>
          <w:rPr>
            <w:rFonts w:eastAsia="Times New Roman"/>
          </w:rPr>
          <w:t>(Xavier 2025)</w:t>
        </w:r>
      </w:hyperlink>
      <w:r w:rsidRPr="007B4369">
        <w:rPr>
          <w:color w:val="000000" w:themeColor="text1"/>
          <w:lang w:val="en-US"/>
        </w:rPr>
        <w:t xml:space="preserve">. This leads to a self-reinforcing cycle where antibiotics damage the microbiota, increasing susceptibility to infection, which then prompts further antibiotic use and exacerbates the global problem of rising antibiotic resistance </w:t>
      </w:r>
      <w:hyperlink r:id="rId17" w:history="1">
        <w:r>
          <w:rPr>
            <w:rFonts w:eastAsia="Times New Roman"/>
          </w:rPr>
          <w:t>(Antimicrobial Resistance Collaborators 2022)</w:t>
        </w:r>
      </w:hyperlink>
      <w:r w:rsidRPr="007B4369">
        <w:rPr>
          <w:color w:val="000000" w:themeColor="text1"/>
          <w:lang w:val="en-US"/>
        </w:rPr>
        <w:t>. A new paradigm is needed in which antibiotics are selected based on their ecological impact on a patient’s gut microbiome.</w:t>
      </w:r>
    </w:p>
    <w:p w14:paraId="3BD2E553" w14:textId="77777777" w:rsidR="008C7090" w:rsidRPr="007B4369" w:rsidRDefault="008C7090" w:rsidP="00026953">
      <w:pPr>
        <w:ind w:firstLine="720"/>
        <w:rPr>
          <w:color w:val="000000" w:themeColor="text1"/>
          <w:lang w:val="en-US"/>
        </w:rPr>
      </w:pPr>
      <w:r w:rsidRPr="007B4369">
        <w:rPr>
          <w:color w:val="000000" w:themeColor="text1"/>
          <w:lang w:val="en-US"/>
        </w:rPr>
        <w:t xml:space="preserve">A key step toward a much-needed paradigm shift is the development of predictive models that forecast microbiome dynamics in response to clinical perturbations. Such models could inform treatment decisions that minimize disruption to the microbial community while reducing infection risk. However, reliably predicting microbial population dynamics remains a major challenge </w:t>
      </w:r>
      <w:hyperlink r:id="rId18" w:history="1">
        <w:r>
          <w:rPr>
            <w:rFonts w:eastAsia="Times New Roman"/>
          </w:rPr>
          <w:t>(Widder et al. 2016; Qian et al. 2021)</w:t>
        </w:r>
      </w:hyperlink>
      <w:r w:rsidRPr="007B4369">
        <w:rPr>
          <w:color w:val="000000" w:themeColor="text1"/>
          <w:lang w:val="en-US"/>
        </w:rPr>
        <w:t xml:space="preserve">. Classical ecological models, such as the Generalized Lotka-Volterra (gLV), make simplifying assumptions that limit their applicability: they assume linear, pairwise, and time-invariant interactions in a homogeneous environment </w:t>
      </w:r>
      <w:hyperlink r:id="rId19" w:history="1">
        <w:r>
          <w:rPr>
            <w:rFonts w:eastAsia="Times New Roman"/>
          </w:rPr>
          <w:t>(Bucci et al. 2016)</w:t>
        </w:r>
      </w:hyperlink>
      <w:r w:rsidRPr="007B4369">
        <w:rPr>
          <w:color w:val="000000" w:themeColor="text1"/>
          <w:lang w:val="en-US"/>
        </w:rPr>
        <w:t xml:space="preserve">. While gLV models have yielded interpretable insights in some settings </w:t>
      </w:r>
      <w:hyperlink r:id="rId20" w:history="1">
        <w:r>
          <w:rPr>
            <w:rFonts w:eastAsia="Times New Roman"/>
          </w:rPr>
          <w:t>(Stein et al. 2013; Buffie et al. 2015; Venturelli et al. 2018; Liu et al. 2022)</w:t>
        </w:r>
      </w:hyperlink>
      <w:r w:rsidRPr="007B4369">
        <w:rPr>
          <w:color w:val="000000" w:themeColor="text1"/>
          <w:lang w:val="en-US"/>
        </w:rPr>
        <w:t xml:space="preserve">, they are constrained in capturing the nonlinear, context-dependent dynamics of the intestinal microbiome, especially under complex perturbations such as antibiotics </w:t>
      </w:r>
      <w:hyperlink r:id="rId21" w:history="1">
        <w:r>
          <w:rPr>
            <w:rFonts w:eastAsia="Times New Roman"/>
          </w:rPr>
          <w:t>(Cao et al. 2017; Momeni et al. 2017)</w:t>
        </w:r>
      </w:hyperlink>
      <w:r w:rsidRPr="007B4369">
        <w:rPr>
          <w:color w:val="000000" w:themeColor="text1"/>
          <w:lang w:val="en-US"/>
        </w:rPr>
        <w:t>.</w:t>
      </w:r>
    </w:p>
    <w:p w14:paraId="24B47779" w14:textId="77777777" w:rsidR="008C7090" w:rsidRPr="007B4369" w:rsidRDefault="008C7090" w:rsidP="00026953">
      <w:pPr>
        <w:ind w:firstLine="720"/>
        <w:rPr>
          <w:color w:val="000000" w:themeColor="text1"/>
          <w:lang w:val="en-US"/>
        </w:rPr>
      </w:pPr>
      <w:r w:rsidRPr="007B4369">
        <w:rPr>
          <w:color w:val="000000" w:themeColor="text1"/>
          <w:lang w:val="en-US"/>
        </w:rPr>
        <w:t xml:space="preserve">To address these limitations, we propose </w:t>
      </w:r>
      <w:bookmarkStart w:id="4" w:name="OLE_LINK2"/>
      <w:r w:rsidRPr="007B4369">
        <w:rPr>
          <w:color w:val="000000" w:themeColor="text1"/>
          <w:lang w:val="en-US"/>
        </w:rPr>
        <w:t xml:space="preserve">expanding on Neural Ordinary Differential Equations </w:t>
      </w:r>
      <w:bookmarkEnd w:id="4"/>
      <w:r w:rsidRPr="007B4369">
        <w:rPr>
          <w:color w:val="000000" w:themeColor="text1"/>
          <w:lang w:val="en-US"/>
        </w:rPr>
        <w:t>(NODEs)</w:t>
      </w:r>
      <w:r w:rsidRPr="007B4369">
        <w:rPr>
          <w:color w:val="000000" w:themeColor="text1"/>
        </w:rPr>
        <w:t xml:space="preserve"> </w:t>
      </w:r>
      <w:r w:rsidRPr="007B4369">
        <w:rPr>
          <w:color w:val="000000" w:themeColor="text1"/>
          <w:lang w:val="en-US"/>
        </w:rPr>
        <w:t xml:space="preserve">as a flexible, data-driven alternative </w:t>
      </w:r>
      <w:hyperlink r:id="rId22" w:history="1">
        <w:r>
          <w:rPr>
            <w:rFonts w:eastAsia="Times New Roman"/>
          </w:rPr>
          <w:t>(Chen et al. 2018b)</w:t>
        </w:r>
      </w:hyperlink>
      <w:r w:rsidRPr="007B4369">
        <w:rPr>
          <w:color w:val="000000" w:themeColor="text1"/>
          <w:lang w:val="en-US"/>
        </w:rPr>
        <w:t xml:space="preserve">. Unlike models with fixed functional forms, NODEs use neural networks to parameterize the system of differential equations governing microbial dynamics. This allows them to learn arbitrary, nonlinear relationships directly from time-series data, while operating in continuous time </w:t>
      </w:r>
      <w:hyperlink r:id="rId23" w:history="1">
        <w:r>
          <w:rPr>
            <w:rFonts w:eastAsia="Times New Roman"/>
          </w:rPr>
          <w:t>(Arroyo‑Esquivel et al. 2024)</w:t>
        </w:r>
      </w:hyperlink>
      <w:r w:rsidRPr="007B4369">
        <w:rPr>
          <w:color w:val="000000" w:themeColor="text1"/>
          <w:lang w:val="en-US"/>
        </w:rPr>
        <w:t xml:space="preserve">. </w:t>
      </w:r>
      <w:r w:rsidRPr="007B4369">
        <w:rPr>
          <w:color w:val="000000" w:themeColor="text1"/>
        </w:rPr>
        <w:t xml:space="preserve">Recent work has explored related ODE-based formalisms in microbiome research. Neural Jump ODEs (NJODEs) have been applied to detect antibiotic-associated anomalies in irregularly sampled infant microbiome trajectories </w:t>
      </w:r>
      <w:hyperlink r:id="rId24" w:history="1">
        <w:r>
          <w:rPr>
            <w:rFonts w:eastAsia="Times New Roman"/>
          </w:rPr>
          <w:t>(Adamov et al. 2025)</w:t>
        </w:r>
      </w:hyperlink>
      <w:r w:rsidRPr="007B4369">
        <w:rPr>
          <w:color w:val="000000" w:themeColor="text1"/>
        </w:rPr>
        <w:t>. NJODEs focus on estimating conditional mean and variance trajectories for anomaly scoring, rather than modeling ecological dynamics or forecasting the future composition of specific taxa. In contrast, our approach develops a perturbation-aware NODE framework that explicitly incorporates real antibiotic exposures and learns population-level microbial dynamics directly from clinical patient data. By operating on actual taxonomic abundances and treatment timelines, our method is designed for predictive ecological modeling in allo-HCT patients, where sampling is sparse, perturbations are strong, and clinical outcomes such as pathogen domination and bloodstream infection are of central interest</w:t>
      </w:r>
      <w:r w:rsidRPr="007B4369">
        <w:rPr>
          <w:color w:val="000000" w:themeColor="text1"/>
          <w:lang w:val="en-US"/>
        </w:rPr>
        <w:t>.</w:t>
      </w:r>
    </w:p>
    <w:p w14:paraId="3A581A06" w14:textId="77777777" w:rsidR="008C7090" w:rsidRPr="007B4369" w:rsidRDefault="008C7090" w:rsidP="0096015D">
      <w:pPr>
        <w:ind w:firstLine="720"/>
        <w:rPr>
          <w:color w:val="000000" w:themeColor="text1"/>
          <w:lang w:val="en-US"/>
        </w:rPr>
      </w:pPr>
      <w:r w:rsidRPr="007B4369">
        <w:rPr>
          <w:color w:val="000000" w:themeColor="text1"/>
          <w:lang w:val="en-US"/>
        </w:rPr>
        <w:t xml:space="preserve">The expansion of the NODE framework we present here is called pNODE and explicitly models external perturbations. We evaluate pNODE performance using both synthetic and clinical data. For synthetic validation, we conducted </w:t>
      </w:r>
      <w:r w:rsidRPr="007B4369">
        <w:rPr>
          <w:i/>
          <w:iCs/>
          <w:color w:val="000000" w:themeColor="text1"/>
          <w:lang w:val="en-US"/>
        </w:rPr>
        <w:t>in silico</w:t>
      </w:r>
      <w:r w:rsidRPr="007B4369">
        <w:rPr>
          <w:color w:val="000000" w:themeColor="text1"/>
          <w:lang w:val="en-US"/>
        </w:rPr>
        <w:t xml:space="preserve"> experiments with known ground truth and evaluated the pNODE’s ability to capture population dynamics, benchmarking it against the gLV model. For the clinical evaluation, we leverage a longitudinal dataset of over 10,000 microbiota samples from more than 1,000 allo-HCT patients, including 16S rRNA sequencing, detailed antibiotic records, and clinical metadata </w:t>
      </w:r>
      <w:hyperlink r:id="rId25" w:history="1">
        <w:r>
          <w:rPr>
            <w:rFonts w:eastAsia="Times New Roman"/>
          </w:rPr>
          <w:t>(Liao et al. 2021)</w:t>
        </w:r>
      </w:hyperlink>
      <w:r w:rsidRPr="007B4369">
        <w:rPr>
          <w:color w:val="000000" w:themeColor="text1"/>
          <w:lang w:val="en-US"/>
        </w:rPr>
        <w:t xml:space="preserve">. We then applied a pre-trained pNODE in generative mode and demonstrated its potential to forecast microbial </w:t>
      </w:r>
      <w:r w:rsidRPr="007B4369">
        <w:rPr>
          <w:color w:val="000000" w:themeColor="text1"/>
          <w:lang w:val="en-US"/>
        </w:rPr>
        <w:lastRenderedPageBreak/>
        <w:t xml:space="preserve">composition and to produce a score that predicts bloodstream infections caused by </w:t>
      </w:r>
      <w:r w:rsidRPr="007B4369">
        <w:rPr>
          <w:i/>
          <w:iCs/>
          <w:color w:val="000000" w:themeColor="text1"/>
          <w:lang w:val="en-US"/>
        </w:rPr>
        <w:t>Enterococcus</w:t>
      </w:r>
      <w:r w:rsidRPr="007B4369">
        <w:rPr>
          <w:color w:val="000000" w:themeColor="text1"/>
          <w:lang w:val="en-US"/>
        </w:rPr>
        <w:t>. Our results establish pNODEs as a promising tool for predictive modeling in clinical microbiome research and lay the groundwork for microbiome-aware, data-driven treatment strategies.</w:t>
      </w:r>
    </w:p>
    <w:p w14:paraId="60EB3371" w14:textId="77777777" w:rsidR="008C7090" w:rsidRPr="007B4369" w:rsidRDefault="008C7090">
      <w:pPr>
        <w:ind w:firstLine="720"/>
        <w:rPr>
          <w:color w:val="000000" w:themeColor="text1"/>
        </w:rPr>
      </w:pPr>
    </w:p>
    <w:p w14:paraId="3A215908" w14:textId="77777777" w:rsidR="008C7090" w:rsidRPr="007B4369" w:rsidRDefault="008C7090">
      <w:pPr>
        <w:rPr>
          <w:b/>
          <w:color w:val="000000" w:themeColor="text1"/>
          <w:u w:val="single"/>
        </w:rPr>
      </w:pPr>
      <w:r w:rsidRPr="007B4369">
        <w:rPr>
          <w:b/>
          <w:color w:val="000000" w:themeColor="text1"/>
          <w:u w:val="single"/>
        </w:rPr>
        <w:t>Results</w:t>
      </w:r>
    </w:p>
    <w:p w14:paraId="2C615FB9" w14:textId="77777777" w:rsidR="008C7090" w:rsidRPr="007B4369" w:rsidRDefault="008C7090" w:rsidP="00476969">
      <w:pPr>
        <w:rPr>
          <w:color w:val="000000" w:themeColor="text1"/>
          <w:lang w:val="en-US"/>
        </w:rPr>
      </w:pPr>
      <w:r w:rsidRPr="007B4369">
        <w:rPr>
          <w:b/>
          <w:color w:val="000000" w:themeColor="text1"/>
        </w:rPr>
        <w:t>Augmenting NODEs to account for extrinsic perturbations enables modeling microbiota dynamics during antibiotic treatment.</w:t>
      </w:r>
    </w:p>
    <w:p w14:paraId="2EA2118D" w14:textId="77777777" w:rsidR="008C7090" w:rsidRPr="00D75A87" w:rsidRDefault="008C7090" w:rsidP="00476969">
      <w:pPr>
        <w:rPr>
          <w:color w:val="000000" w:themeColor="text1"/>
        </w:rPr>
      </w:pPr>
      <w:r w:rsidRPr="007B4369">
        <w:rPr>
          <w:color w:val="000000" w:themeColor="text1"/>
          <w:lang w:val="en-US"/>
        </w:rPr>
        <w:t>The original NODE framework, which uses a neural network to model the time derivative of a multidimensional state variable</w:t>
      </w:r>
      <w:r w:rsidRPr="007B4369">
        <w:rPr>
          <w:color w:val="000000" w:themeColor="text1"/>
        </w:rPr>
        <w:t xml:space="preserve">, is well-suited for describing the dynamics of a system in the absence of external perturbations </w:t>
      </w:r>
      <w:hyperlink r:id="rId26" w:history="1">
        <w:r>
          <w:rPr>
            <w:rFonts w:eastAsia="Times New Roman"/>
          </w:rPr>
          <w:t>(Chen et al. 2018b)</w:t>
        </w:r>
      </w:hyperlink>
      <w:r w:rsidRPr="007B4369">
        <w:rPr>
          <w:color w:val="000000" w:themeColor="text1"/>
        </w:rPr>
        <w:t xml:space="preserve">. Here, we modified the architecture to model microbiome dynamics in the presence of extrinsic perturbations applied over fixed time intervals, a framework we call perturbation-aware NODE: (pNODE). </w:t>
      </w:r>
      <w:r w:rsidRPr="007B4369">
        <w:rPr>
          <w:color w:val="000000" w:themeColor="text1"/>
          <w:lang w:val="en-US"/>
        </w:rPr>
        <w:t xml:space="preserve">Suppose we have time-dependent clinical data for a patient, such as a record of </w:t>
      </w:r>
      <m:oMath>
        <m:r>
          <w:rPr>
            <w:rFonts w:ascii="Cambria Math" w:hAnsi="Cambria Math"/>
            <w:color w:val="000000" w:themeColor="text1"/>
            <w:lang w:val="en-US"/>
          </w:rPr>
          <m:t>k</m:t>
        </m:r>
      </m:oMath>
      <w:r w:rsidRPr="007B4369" w:rsidDel="00992E41">
        <w:rPr>
          <w:color w:val="000000" w:themeColor="text1"/>
          <w:lang w:val="en-US"/>
        </w:rPr>
        <w:t xml:space="preserve"> </w:t>
      </w:r>
      <w:r w:rsidRPr="007B4369">
        <w:rPr>
          <w:color w:val="000000" w:themeColor="text1"/>
          <w:lang w:val="en-US"/>
        </w:rPr>
        <w:t xml:space="preserve"> different antibiotic treatments used during the patient’s hospital stay. Importantly, the data from this record do not need to align with the patient’s microbiota sampling times, which are also irregular. Mathematically, we can represent this antibiotic data as a function that takes time as input and outputs the antibiotic treatments being administered at that time. We can write this as a function </w:t>
      </w:r>
      <m:oMath>
        <m:r>
          <w:rPr>
            <w:rFonts w:ascii="Cambria Math" w:hAnsi="Cambria Math"/>
            <w:color w:val="000000" w:themeColor="text1"/>
            <w:lang w:val="en-US"/>
          </w:rPr>
          <m:t>p</m:t>
        </m:r>
        <m:d>
          <m:dPr>
            <m:ctrlPr>
              <w:rPr>
                <w:rFonts w:ascii="Cambria Math" w:hAnsi="Cambria Math"/>
                <w:i/>
                <w:color w:val="000000" w:themeColor="text1"/>
                <w:lang w:val="en-US"/>
              </w:rPr>
            </m:ctrlPr>
          </m:dPr>
          <m:e>
            <m:r>
              <w:rPr>
                <w:rFonts w:ascii="Cambria Math" w:hAnsi="Cambria Math"/>
                <w:color w:val="000000" w:themeColor="text1"/>
                <w:lang w:val="en-US"/>
              </w:rPr>
              <m:t>t</m:t>
            </m:r>
          </m:e>
        </m:d>
      </m:oMath>
      <w:r w:rsidRPr="00D75A87">
        <w:rPr>
          <w:color w:val="000000" w:themeColor="text1"/>
          <w:lang w:val="en-US"/>
        </w:rPr>
        <w:t xml:space="preserve">, </w:t>
      </w:r>
      <m:oMath>
        <m:r>
          <w:rPr>
            <w:rFonts w:ascii="Cambria Math" w:hAnsi="Cambria Math"/>
            <w:color w:val="000000" w:themeColor="text1"/>
            <w:lang w:val="en-US"/>
          </w:rPr>
          <m:t>p:</m:t>
        </m:r>
        <m:r>
          <m:rPr>
            <m:scr m:val="double-struck"/>
            <m:sty m:val="p"/>
          </m:rPr>
          <w:rPr>
            <w:rFonts w:ascii="Cambria Math" w:hAnsi="Cambria Math"/>
            <w:color w:val="000000" w:themeColor="text1"/>
            <w:lang w:val="en-US"/>
          </w:rPr>
          <m:t>R→</m:t>
        </m:r>
        <m:sSup>
          <m:sSupPr>
            <m:ctrlPr>
              <w:rPr>
                <w:rFonts w:ascii="Cambria Math" w:hAnsi="Cambria Math"/>
                <w:i/>
                <w:color w:val="000000" w:themeColor="text1"/>
                <w:lang w:val="en-US"/>
              </w:rPr>
            </m:ctrlPr>
          </m:sSupPr>
          <m:e>
            <m:r>
              <m:rPr>
                <m:scr m:val="double-struck"/>
                <m:sty m:val="p"/>
              </m:rPr>
              <w:rPr>
                <w:rFonts w:ascii="Cambria Math" w:hAnsi="Cambria Math"/>
                <w:color w:val="000000" w:themeColor="text1"/>
                <w:lang w:val="en-US"/>
              </w:rPr>
              <m:t>R</m:t>
            </m:r>
          </m:e>
          <m:sup>
            <m:r>
              <w:rPr>
                <w:rFonts w:ascii="Cambria Math" w:hAnsi="Cambria Math"/>
                <w:color w:val="000000" w:themeColor="text1"/>
                <w:lang w:val="en-US"/>
              </w:rPr>
              <m:t>k</m:t>
            </m:r>
          </m:sup>
        </m:sSup>
      </m:oMath>
      <w:r w:rsidRPr="00D75A87">
        <w:rPr>
          <w:color w:val="000000" w:themeColor="text1"/>
          <w:lang w:val="en-US"/>
        </w:rPr>
        <w:t xml:space="preserve">, where </w:t>
      </w:r>
      <m:oMath>
        <m:r>
          <w:rPr>
            <w:rFonts w:ascii="Cambria Math" w:hAnsi="Cambria Math"/>
            <w:color w:val="000000" w:themeColor="text1"/>
            <w:lang w:val="en-US"/>
          </w:rPr>
          <m:t>p</m:t>
        </m:r>
        <m:sSub>
          <m:sSubPr>
            <m:ctrlPr>
              <w:rPr>
                <w:rFonts w:ascii="Cambria Math" w:hAnsi="Cambria Math"/>
                <w:i/>
                <w:color w:val="000000" w:themeColor="text1"/>
                <w:lang w:val="en-US"/>
              </w:rPr>
            </m:ctrlPr>
          </m:sSubPr>
          <m:e>
            <m:d>
              <m:dPr>
                <m:ctrlPr>
                  <w:rPr>
                    <w:rFonts w:ascii="Cambria Math" w:hAnsi="Cambria Math"/>
                    <w:i/>
                    <w:color w:val="000000" w:themeColor="text1"/>
                    <w:lang w:val="en-US"/>
                  </w:rPr>
                </m:ctrlPr>
              </m:dPr>
              <m:e>
                <m:r>
                  <w:rPr>
                    <w:rFonts w:ascii="Cambria Math" w:hAnsi="Cambria Math"/>
                    <w:color w:val="000000" w:themeColor="text1"/>
                    <w:lang w:val="en-US"/>
                  </w:rPr>
                  <m:t>t</m:t>
                </m:r>
              </m:e>
            </m:d>
          </m:e>
          <m:sub>
            <m:r>
              <w:rPr>
                <w:rFonts w:ascii="Cambria Math" w:hAnsi="Cambria Math"/>
                <w:color w:val="000000" w:themeColor="text1"/>
                <w:lang w:val="en-US"/>
              </w:rPr>
              <m:t>j</m:t>
            </m:r>
          </m:sub>
        </m:sSub>
        <m:r>
          <w:rPr>
            <w:rFonts w:ascii="Cambria Math" w:hAnsi="Cambria Math"/>
            <w:color w:val="000000" w:themeColor="text1"/>
            <w:lang w:val="en-US"/>
          </w:rPr>
          <m:t>=1</m:t>
        </m:r>
      </m:oMath>
      <w:r w:rsidRPr="00D75A87">
        <w:rPr>
          <w:color w:val="000000" w:themeColor="text1"/>
          <w:lang w:val="en-US"/>
        </w:rPr>
        <w:t xml:space="preserve"> if antibiotic </w:t>
      </w:r>
      <m:oMath>
        <m:r>
          <w:rPr>
            <w:rFonts w:ascii="Cambria Math" w:hAnsi="Cambria Math"/>
            <w:color w:val="000000" w:themeColor="text1"/>
            <w:lang w:val="en-US"/>
          </w:rPr>
          <m:t>j</m:t>
        </m:r>
      </m:oMath>
      <w:r w:rsidRPr="00D75A87">
        <w:rPr>
          <w:color w:val="000000" w:themeColor="text1"/>
          <w:lang w:val="en-US"/>
        </w:rPr>
        <w:t xml:space="preserve"> was being given to the patient at time </w:t>
      </w:r>
      <m:oMath>
        <m:r>
          <w:rPr>
            <w:rFonts w:ascii="Cambria Math" w:hAnsi="Cambria Math"/>
            <w:color w:val="000000" w:themeColor="text1"/>
            <w:lang w:val="en-US"/>
          </w:rPr>
          <m:t>t</m:t>
        </m:r>
      </m:oMath>
      <w:r w:rsidRPr="00D75A87">
        <w:rPr>
          <w:color w:val="000000" w:themeColor="text1"/>
          <w:lang w:val="en-US"/>
        </w:rPr>
        <w:t xml:space="preserve">, and </w:t>
      </w:r>
      <m:oMath>
        <m:r>
          <m:rPr>
            <m:sty m:val="p"/>
          </m:rPr>
          <w:rPr>
            <w:rFonts w:ascii="Cambria Math" w:hAnsi="Cambria Math"/>
            <w:color w:val="000000" w:themeColor="text1"/>
            <w:lang w:val="en-US"/>
          </w:rPr>
          <m:t>p</m:t>
        </m:r>
        <m:sSub>
          <m:sSubPr>
            <m:ctrlPr>
              <w:rPr>
                <w:rFonts w:ascii="Cambria Math" w:hAnsi="Cambria Math"/>
                <w:color w:val="000000" w:themeColor="text1"/>
                <w:lang w:val="en-US"/>
              </w:rPr>
            </m:ctrlPr>
          </m:sSubPr>
          <m:e>
            <m:d>
              <m:dPr>
                <m:ctrlPr>
                  <w:rPr>
                    <w:rFonts w:ascii="Cambria Math" w:hAnsi="Cambria Math"/>
                    <w:color w:val="000000" w:themeColor="text1"/>
                    <w:lang w:val="en-US"/>
                  </w:rPr>
                </m:ctrlPr>
              </m:dPr>
              <m:e>
                <m:r>
                  <m:rPr>
                    <m:sty m:val="p"/>
                  </m:rPr>
                  <w:rPr>
                    <w:rFonts w:ascii="Cambria Math" w:hAnsi="Cambria Math"/>
                    <w:color w:val="000000" w:themeColor="text1"/>
                    <w:lang w:val="en-US"/>
                  </w:rPr>
                  <m:t>t</m:t>
                </m:r>
              </m:e>
            </m:d>
          </m:e>
          <m:sub>
            <m:r>
              <m:rPr>
                <m:sty m:val="p"/>
              </m:rPr>
              <w:rPr>
                <w:rFonts w:ascii="Cambria Math" w:hAnsi="Cambria Math"/>
                <w:color w:val="000000" w:themeColor="text1"/>
                <w:lang w:val="en-US"/>
              </w:rPr>
              <m:t>j</m:t>
            </m:r>
          </m:sub>
        </m:sSub>
        <m:r>
          <m:rPr>
            <m:sty m:val="p"/>
          </m:rPr>
          <w:rPr>
            <w:rFonts w:ascii="Cambria Math" w:hAnsi="Cambria Math"/>
            <w:color w:val="000000" w:themeColor="text1"/>
            <w:lang w:val="en-US"/>
          </w:rPr>
          <m:t>=0</m:t>
        </m:r>
      </m:oMath>
      <w:r w:rsidRPr="00D75A87">
        <w:rPr>
          <w:color w:val="000000" w:themeColor="text1"/>
          <w:lang w:val="en-US"/>
        </w:rPr>
        <w:t xml:space="preserve"> otherwise. </w:t>
      </w:r>
      <m:oMath>
        <m:r>
          <w:rPr>
            <w:rFonts w:ascii="Cambria Math" w:hAnsi="Cambria Math"/>
            <w:color w:val="000000" w:themeColor="text1"/>
            <w:lang w:val="en-US"/>
          </w:rPr>
          <m:t>p</m:t>
        </m:r>
      </m:oMath>
      <w:r w:rsidRPr="00D75A87" w:rsidDel="000E405A">
        <w:rPr>
          <w:color w:val="000000" w:themeColor="text1"/>
          <w:lang w:val="en-US"/>
        </w:rPr>
        <w:t xml:space="preserve"> </w:t>
      </w:r>
      <w:r w:rsidRPr="00D75A87">
        <w:rPr>
          <w:color w:val="000000" w:themeColor="text1"/>
          <w:lang w:val="en-US"/>
        </w:rPr>
        <w:t xml:space="preserve">can be made to be any function </w:t>
      </w:r>
      <m:oMath>
        <m:r>
          <m:rPr>
            <m:sty m:val="p"/>
          </m:rPr>
          <w:rPr>
            <w:rFonts w:ascii="Cambria Math" w:hAnsi="Cambria Math"/>
            <w:color w:val="000000" w:themeColor="text1"/>
            <w:lang w:val="en-US"/>
          </w:rPr>
          <m:t>p:</m:t>
        </m:r>
        <m:r>
          <m:rPr>
            <m:scr m:val="double-struck"/>
            <m:sty m:val="p"/>
          </m:rPr>
          <w:rPr>
            <w:rFonts w:ascii="Cambria Math" w:hAnsi="Cambria Math"/>
            <w:color w:val="000000" w:themeColor="text1"/>
            <w:lang w:val="en-US"/>
          </w:rPr>
          <m:t>R→</m:t>
        </m:r>
        <m:sSup>
          <m:sSupPr>
            <m:ctrlPr>
              <w:rPr>
                <w:rFonts w:ascii="Cambria Math" w:hAnsi="Cambria Math"/>
                <w:color w:val="000000" w:themeColor="text1"/>
                <w:lang w:val="en-US"/>
              </w:rPr>
            </m:ctrlPr>
          </m:sSupPr>
          <m:e>
            <m:r>
              <m:rPr>
                <m:scr m:val="double-struck"/>
                <m:sty m:val="p"/>
              </m:rPr>
              <w:rPr>
                <w:rFonts w:ascii="Cambria Math" w:hAnsi="Cambria Math"/>
                <w:color w:val="000000" w:themeColor="text1"/>
                <w:lang w:val="en-US"/>
              </w:rPr>
              <m:t>R</m:t>
            </m:r>
          </m:e>
          <m:sup>
            <m:r>
              <m:rPr>
                <m:sty m:val="p"/>
              </m:rPr>
              <w:rPr>
                <w:rFonts w:ascii="Cambria Math" w:hAnsi="Cambria Math"/>
                <w:color w:val="000000" w:themeColor="text1"/>
                <w:lang w:val="en-US"/>
              </w:rPr>
              <m:t>k</m:t>
            </m:r>
          </m:sup>
        </m:sSup>
      </m:oMath>
      <w:r w:rsidRPr="00D75A87">
        <w:rPr>
          <w:color w:val="000000" w:themeColor="text1"/>
          <w:lang w:val="en-US"/>
        </w:rPr>
        <w:t xml:space="preserve">, which would enable the representation of a much broader class of perturbations, such as the actual dose of an antibiotic. For simplicity, though, here we use one-hot encodings to indicate whether the antibiotic was given on a given day. </w:t>
      </w:r>
      <w:r w:rsidRPr="00D75A87">
        <w:rPr>
          <w:color w:val="000000" w:themeColor="text1"/>
        </w:rPr>
        <w:t xml:space="preserve">To include these perturbations, we augment the NODE function to depend on </w:t>
      </w:r>
      <m:oMath>
        <m:r>
          <w:rPr>
            <w:rFonts w:ascii="Cambria Math" w:hAnsi="Cambria Math"/>
            <w:color w:val="000000" w:themeColor="text1"/>
            <w:lang w:val="en-US"/>
          </w:rPr>
          <m:t>p</m:t>
        </m:r>
      </m:oMath>
      <w:r w:rsidRPr="00D75A87">
        <w:rPr>
          <w:color w:val="000000" w:themeColor="text1"/>
        </w:rPr>
        <w:t xml:space="preserve">, as well as </w:t>
      </w:r>
      <m:oMath>
        <m:r>
          <w:rPr>
            <w:rFonts w:ascii="Cambria Math" w:hAnsi="Cambria Math"/>
            <w:color w:val="000000" w:themeColor="text1"/>
          </w:rPr>
          <m:t>x</m:t>
        </m:r>
      </m:oMath>
      <w:r w:rsidRPr="00D75A87">
        <w:rPr>
          <w:color w:val="000000" w:themeColor="text1"/>
        </w:rPr>
        <w:t>:</w:t>
      </w:r>
    </w:p>
    <w:p w14:paraId="1A8823CB" w14:textId="77777777" w:rsidR="008C7090" w:rsidRPr="00D75A87" w:rsidRDefault="008C7090" w:rsidP="003B1C51">
      <w:pPr>
        <w:jc w:val="center"/>
        <w:rPr>
          <w:color w:val="000000" w:themeColor="text1"/>
        </w:rPr>
      </w:pPr>
      <m:oMathPara>
        <m:oMath>
          <m:r>
            <w:rPr>
              <w:rFonts w:ascii="Cambria Math" w:hAnsi="Cambria Math"/>
              <w:color w:val="000000" w:themeColor="text1"/>
              <w:lang w:val="en-US"/>
            </w:rPr>
            <m:t>dx</m:t>
          </m:r>
          <m:r>
            <m:rPr>
              <m:lit/>
            </m:rPr>
            <w:rPr>
              <w:rFonts w:ascii="Cambria Math" w:hAnsi="Cambria Math"/>
              <w:color w:val="000000" w:themeColor="text1"/>
              <w:lang w:val="en-US"/>
            </w:rPr>
            <m:t>/</m:t>
          </m:r>
          <m:r>
            <w:rPr>
              <w:rFonts w:ascii="Cambria Math" w:hAnsi="Cambria Math"/>
              <w:color w:val="000000" w:themeColor="text1"/>
              <w:lang w:val="en-US"/>
            </w:rPr>
            <m:t>dt=</m:t>
          </m:r>
          <m:sSub>
            <m:sSubPr>
              <m:ctrlPr>
                <w:rPr>
                  <w:rFonts w:ascii="Cambria Math" w:hAnsi="Cambria Math"/>
                  <w:i/>
                  <w:color w:val="000000" w:themeColor="text1"/>
                  <w:lang w:val="en-US"/>
                </w:rPr>
              </m:ctrlPr>
            </m:sSubPr>
            <m:e>
              <m:r>
                <w:rPr>
                  <w:rFonts w:ascii="Cambria Math" w:hAnsi="Cambria Math"/>
                  <w:color w:val="000000" w:themeColor="text1"/>
                  <w:lang w:val="en-US"/>
                </w:rPr>
                <m:t>f</m:t>
              </m:r>
            </m:e>
            <m:sub>
              <m:r>
                <m:rPr>
                  <m:sty m:val="p"/>
                </m:rPr>
                <w:rPr>
                  <w:rFonts w:ascii="Cambria Math" w:hAnsi="Cambria Math"/>
                  <w:color w:val="000000" w:themeColor="text1"/>
                  <w:lang w:val="en-US"/>
                </w:rPr>
                <m:t>θ</m:t>
              </m:r>
            </m:sub>
          </m:sSub>
          <m:d>
            <m:dPr>
              <m:ctrlPr>
                <w:rPr>
                  <w:rFonts w:ascii="Cambria Math" w:hAnsi="Cambria Math"/>
                  <w:i/>
                  <w:color w:val="000000" w:themeColor="text1"/>
                  <w:lang w:val="en-US"/>
                </w:rPr>
              </m:ctrlPr>
            </m:dPr>
            <m:e>
              <m:r>
                <w:rPr>
                  <w:rFonts w:ascii="Cambria Math" w:hAnsi="Cambria Math"/>
                  <w:color w:val="000000" w:themeColor="text1"/>
                  <w:lang w:val="en-US"/>
                </w:rPr>
                <m:t>x,p</m:t>
              </m:r>
              <m:d>
                <m:dPr>
                  <m:ctrlPr>
                    <w:rPr>
                      <w:rFonts w:ascii="Cambria Math" w:hAnsi="Cambria Math"/>
                      <w:i/>
                      <w:color w:val="000000" w:themeColor="text1"/>
                      <w:lang w:val="en-US"/>
                    </w:rPr>
                  </m:ctrlPr>
                </m:dPr>
                <m:e>
                  <m:r>
                    <w:rPr>
                      <w:rFonts w:ascii="Cambria Math" w:hAnsi="Cambria Math"/>
                      <w:color w:val="000000" w:themeColor="text1"/>
                      <w:lang w:val="en-US"/>
                    </w:rPr>
                    <m:t>t</m:t>
                  </m:r>
                </m:e>
              </m:d>
            </m:e>
          </m:d>
        </m:oMath>
      </m:oMathPara>
    </w:p>
    <w:p w14:paraId="73D1E6DA" w14:textId="77777777" w:rsidR="008C7090" w:rsidRPr="00D75A87" w:rsidRDefault="008C7090" w:rsidP="00476969">
      <w:pPr>
        <w:rPr>
          <w:color w:val="000000" w:themeColor="text1"/>
          <w:lang w:val="en-US"/>
        </w:rPr>
      </w:pPr>
      <w:r w:rsidRPr="00D75A87">
        <w:rPr>
          <w:color w:val="000000" w:themeColor="text1"/>
          <w:lang w:val="en-US"/>
        </w:rPr>
        <w:t xml:space="preserve">To implement this architecture, we add input nodes to the neural network for each dimension of the perturbation, so </w:t>
      </w:r>
      <m:oMath>
        <m:sSub>
          <m:sSubPr>
            <m:ctrlPr>
              <w:rPr>
                <w:rFonts w:ascii="Cambria Math" w:hAnsi="Cambria Math"/>
                <w:i/>
                <w:color w:val="000000" w:themeColor="text1"/>
                <w:lang w:val="en-US"/>
              </w:rPr>
            </m:ctrlPr>
          </m:sSubPr>
          <m:e>
            <m:r>
              <w:rPr>
                <w:rFonts w:ascii="Cambria Math" w:hAnsi="Cambria Math"/>
                <w:color w:val="000000" w:themeColor="text1"/>
                <w:lang w:val="en-US"/>
              </w:rPr>
              <m:t>f</m:t>
            </m:r>
          </m:e>
          <m:sub>
            <m:r>
              <w:rPr>
                <w:rFonts w:ascii="Cambria Math" w:hAnsi="Cambria Math"/>
                <w:color w:val="000000" w:themeColor="text1"/>
                <w:lang w:val="en-US"/>
              </w:rPr>
              <m:t>θ</m:t>
            </m:r>
          </m:sub>
        </m:sSub>
      </m:oMath>
      <w:r w:rsidRPr="00D75A87">
        <w:rPr>
          <w:color w:val="000000" w:themeColor="text1"/>
          <w:lang w:val="en-US"/>
        </w:rPr>
        <w:t xml:space="preserve"> now takes in vectors of length </w:t>
      </w:r>
      <m:oMath>
        <m:r>
          <w:rPr>
            <w:rFonts w:ascii="Cambria Math" w:hAnsi="Cambria Math"/>
            <w:color w:val="000000" w:themeColor="text1"/>
            <w:lang w:val="en-US"/>
          </w:rPr>
          <m:t>dim</m:t>
        </m:r>
        <m:d>
          <m:dPr>
            <m:ctrlPr>
              <w:rPr>
                <w:rFonts w:ascii="Cambria Math" w:hAnsi="Cambria Math"/>
                <w:i/>
                <w:color w:val="000000" w:themeColor="text1"/>
                <w:lang w:val="en-US"/>
              </w:rPr>
            </m:ctrlPr>
          </m:dPr>
          <m:e>
            <m:r>
              <w:rPr>
                <w:rFonts w:ascii="Cambria Math" w:hAnsi="Cambria Math"/>
                <w:color w:val="000000" w:themeColor="text1"/>
                <w:lang w:val="en-US"/>
              </w:rPr>
              <m:t>x</m:t>
            </m:r>
          </m:e>
        </m:d>
        <m:r>
          <w:rPr>
            <w:rFonts w:ascii="Cambria Math" w:hAnsi="Cambria Math"/>
            <w:color w:val="000000" w:themeColor="text1"/>
            <w:lang w:val="en-US"/>
          </w:rPr>
          <m:t>+k</m:t>
        </m:r>
      </m:oMath>
      <w:r w:rsidRPr="00D75A87">
        <w:rPr>
          <w:color w:val="000000" w:themeColor="text1"/>
          <w:lang w:val="en-US"/>
        </w:rPr>
        <w:t xml:space="preserve">, rather than just </w:t>
      </w:r>
      <m:oMath>
        <m:r>
          <w:rPr>
            <w:rFonts w:ascii="Cambria Math" w:hAnsi="Cambria Math"/>
            <w:color w:val="000000" w:themeColor="text1"/>
            <w:lang w:val="en-US"/>
          </w:rPr>
          <m:t>dim</m:t>
        </m:r>
        <m:d>
          <m:dPr>
            <m:ctrlPr>
              <w:rPr>
                <w:rFonts w:ascii="Cambria Math" w:hAnsi="Cambria Math"/>
                <w:i/>
                <w:color w:val="000000" w:themeColor="text1"/>
                <w:lang w:val="en-US"/>
              </w:rPr>
            </m:ctrlPr>
          </m:dPr>
          <m:e>
            <m:r>
              <w:rPr>
                <w:rFonts w:ascii="Cambria Math" w:hAnsi="Cambria Math"/>
                <w:color w:val="000000" w:themeColor="text1"/>
                <w:lang w:val="en-US"/>
              </w:rPr>
              <m:t>x</m:t>
            </m:r>
          </m:e>
        </m:d>
      </m:oMath>
      <w:r w:rsidRPr="00D75A87">
        <w:rPr>
          <w:color w:val="000000" w:themeColor="text1"/>
          <w:lang w:val="en-US"/>
        </w:rPr>
        <w:t xml:space="preserve"> (Fig. 1A). </w:t>
      </w:r>
    </w:p>
    <w:p w14:paraId="56923DAB" w14:textId="77777777" w:rsidR="008C7090" w:rsidRPr="00D75A87" w:rsidRDefault="008C7090" w:rsidP="003B1C51">
      <w:pPr>
        <w:ind w:firstLine="720"/>
        <w:rPr>
          <w:color w:val="000000" w:themeColor="text1"/>
          <w:lang w:val="en-US"/>
        </w:rPr>
      </w:pPr>
      <w:r w:rsidRPr="00D75A87">
        <w:rPr>
          <w:color w:val="000000" w:themeColor="text1"/>
          <w:lang w:val="en-US"/>
        </w:rPr>
        <w:t xml:space="preserve">When learning the model, the pNODE can now learn dynamics that depend as much on external perturbations as on the system’s internal state. The pNODE is a special case of a Neural Controlled Differential Equations model </w:t>
      </w:r>
      <w:hyperlink r:id="rId27" w:history="1">
        <w:r>
          <w:rPr>
            <w:rFonts w:eastAsia="Times New Roman"/>
          </w:rPr>
          <w:t>(Kidger et al. 2020)</w:t>
        </w:r>
      </w:hyperlink>
      <w:r w:rsidRPr="00D75A87">
        <w:rPr>
          <w:color w:val="000000" w:themeColor="text1"/>
          <w:lang w:val="en-US"/>
        </w:rPr>
        <w:t xml:space="preserve">. Training and prediction take clinical metadata as input (e.g., a record of antibiotic treatments), enabling much more accurate prediction of population dynamics. When running pNODE in generative mode, </w:t>
      </w:r>
      <m:oMath>
        <m:r>
          <w:rPr>
            <w:rFonts w:ascii="Cambria Math" w:hAnsi="Cambria Math"/>
            <w:color w:val="000000" w:themeColor="text1"/>
            <w:lang w:val="en-US"/>
          </w:rPr>
          <m:t>p</m:t>
        </m:r>
        <m:d>
          <m:dPr>
            <m:ctrlPr>
              <w:rPr>
                <w:rFonts w:ascii="Cambria Math" w:hAnsi="Cambria Math"/>
                <w:i/>
                <w:color w:val="000000" w:themeColor="text1"/>
                <w:lang w:val="en-US"/>
              </w:rPr>
            </m:ctrlPr>
          </m:dPr>
          <m:e>
            <m:r>
              <w:rPr>
                <w:rFonts w:ascii="Cambria Math" w:hAnsi="Cambria Math"/>
                <w:color w:val="000000" w:themeColor="text1"/>
                <w:lang w:val="en-US"/>
              </w:rPr>
              <m:t>t</m:t>
            </m:r>
          </m:e>
        </m:d>
      </m:oMath>
      <w:r w:rsidRPr="00D75A87">
        <w:rPr>
          <w:color w:val="000000" w:themeColor="text1"/>
          <w:lang w:val="en-US"/>
        </w:rPr>
        <w:t xml:space="preserve"> is retrieved from the clinical metadata record at time </w:t>
      </w:r>
      <m:oMath>
        <m:r>
          <w:rPr>
            <w:rFonts w:ascii="Cambria Math" w:hAnsi="Cambria Math"/>
            <w:color w:val="000000" w:themeColor="text1"/>
            <w:lang w:val="en-US"/>
          </w:rPr>
          <m:t>t</m:t>
        </m:r>
      </m:oMath>
      <w:r w:rsidRPr="00D75A87">
        <w:rPr>
          <w:color w:val="000000" w:themeColor="text1"/>
          <w:lang w:val="en-US"/>
        </w:rPr>
        <w:t xml:space="preserve">, </w:t>
      </w:r>
      <m:oMath>
        <m:r>
          <w:rPr>
            <w:rFonts w:ascii="Cambria Math" w:hAnsi="Cambria Math"/>
            <w:color w:val="000000" w:themeColor="text1"/>
            <w:lang w:val="en-US"/>
          </w:rPr>
          <m:t>x</m:t>
        </m:r>
      </m:oMath>
      <w:r w:rsidRPr="00D75A87" w:rsidDel="00277BE6">
        <w:rPr>
          <w:color w:val="000000" w:themeColor="text1"/>
          <w:lang w:val="en-US"/>
        </w:rPr>
        <w:t xml:space="preserve"> </w:t>
      </w:r>
      <w:r w:rsidRPr="00D75A87">
        <w:rPr>
          <w:color w:val="000000" w:themeColor="text1"/>
          <w:lang w:val="en-US"/>
        </w:rPr>
        <w:t xml:space="preserve">is concatenated with </w:t>
      </w:r>
      <m:oMath>
        <m:r>
          <w:rPr>
            <w:rFonts w:ascii="Cambria Math" w:hAnsi="Cambria Math"/>
            <w:color w:val="000000" w:themeColor="text1"/>
            <w:lang w:val="en-US"/>
          </w:rPr>
          <m:t>p</m:t>
        </m:r>
        <m:d>
          <m:dPr>
            <m:ctrlPr>
              <w:rPr>
                <w:rFonts w:ascii="Cambria Math" w:hAnsi="Cambria Math"/>
                <w:i/>
                <w:color w:val="000000" w:themeColor="text1"/>
                <w:lang w:val="en-US"/>
              </w:rPr>
            </m:ctrlPr>
          </m:dPr>
          <m:e>
            <m:r>
              <w:rPr>
                <w:rFonts w:ascii="Cambria Math" w:hAnsi="Cambria Math"/>
                <w:color w:val="000000" w:themeColor="text1"/>
                <w:lang w:val="en-US"/>
              </w:rPr>
              <m:t>t</m:t>
            </m:r>
          </m:e>
        </m:d>
      </m:oMath>
      <w:r w:rsidRPr="00D75A87">
        <w:rPr>
          <w:color w:val="000000" w:themeColor="text1"/>
          <w:lang w:val="en-US"/>
        </w:rPr>
        <w:t xml:space="preserve">, and the resulting pair is fed into </w:t>
      </w:r>
      <m:oMath>
        <m:sSub>
          <m:sSubPr>
            <m:ctrlPr>
              <w:rPr>
                <w:rFonts w:ascii="Cambria Math" w:hAnsi="Cambria Math"/>
                <w:i/>
                <w:color w:val="000000" w:themeColor="text1"/>
                <w:lang w:val="en-US"/>
              </w:rPr>
            </m:ctrlPr>
          </m:sSubPr>
          <m:e>
            <m:r>
              <w:rPr>
                <w:rFonts w:ascii="Cambria Math" w:hAnsi="Cambria Math"/>
                <w:color w:val="000000" w:themeColor="text1"/>
                <w:lang w:val="en-US"/>
              </w:rPr>
              <m:t>f</m:t>
            </m:r>
          </m:e>
          <m:sub>
            <m:r>
              <w:rPr>
                <w:rFonts w:ascii="Cambria Math" w:hAnsi="Cambria Math"/>
                <w:color w:val="000000" w:themeColor="text1"/>
                <w:lang w:val="en-US"/>
              </w:rPr>
              <m:t>θ</m:t>
            </m:r>
          </m:sub>
        </m:sSub>
      </m:oMath>
      <w:r w:rsidRPr="00D75A87">
        <w:rPr>
          <w:color w:val="000000" w:themeColor="text1"/>
          <w:lang w:val="en-US"/>
        </w:rPr>
        <w:t xml:space="preserve"> (Fig. 1B).</w:t>
      </w:r>
    </w:p>
    <w:p w14:paraId="4354A85B" w14:textId="77777777" w:rsidR="008C7090" w:rsidRPr="00D75A87" w:rsidRDefault="008C7090">
      <w:pPr>
        <w:rPr>
          <w:b/>
          <w:color w:val="000000" w:themeColor="text1"/>
        </w:rPr>
      </w:pPr>
    </w:p>
    <w:p w14:paraId="21CB7FBB" w14:textId="77777777" w:rsidR="008C7090" w:rsidRPr="00D75A87" w:rsidRDefault="008C7090" w:rsidP="338B4E21">
      <w:pPr>
        <w:rPr>
          <w:b/>
          <w:bCs/>
          <w:color w:val="000000" w:themeColor="text1"/>
          <w:lang w:val="en-US"/>
        </w:rPr>
      </w:pPr>
      <w:commentRangeStart w:id="5"/>
      <w:commentRangeStart w:id="6"/>
      <w:r w:rsidRPr="00D75A87">
        <w:rPr>
          <w:b/>
          <w:bCs/>
          <w:color w:val="000000" w:themeColor="text1"/>
          <w:lang w:val="en-US"/>
        </w:rPr>
        <w:t>pNODE outperforms gLV inference even in gLV-generated data.</w:t>
      </w:r>
      <w:commentRangeEnd w:id="5"/>
      <w:r w:rsidR="004F5EE0" w:rsidRPr="00D75A87">
        <w:rPr>
          <w:rStyle w:val="CommentReference"/>
          <w:b/>
          <w:bCs/>
          <w:color w:val="000000" w:themeColor="text1"/>
          <w:sz w:val="22"/>
          <w:szCs w:val="22"/>
          <w:lang w:val="en-US"/>
        </w:rPr>
        <w:commentReference w:id="5"/>
      </w:r>
      <w:commentRangeEnd w:id="6"/>
      <w:r w:rsidR="004F5EE0" w:rsidRPr="00D75A87">
        <w:rPr>
          <w:rStyle w:val="CommentReference"/>
          <w:b/>
          <w:bCs/>
          <w:color w:val="000000" w:themeColor="text1"/>
          <w:sz w:val="22"/>
          <w:szCs w:val="22"/>
          <w:lang w:val="en-US"/>
        </w:rPr>
        <w:commentReference w:id="6"/>
      </w:r>
    </w:p>
    <w:p w14:paraId="16EFE627" w14:textId="77777777" w:rsidR="008C7090" w:rsidRPr="00D75A87" w:rsidRDefault="008C7090" w:rsidP="0077716C">
      <w:pPr>
        <w:rPr>
          <w:color w:val="000000" w:themeColor="text1"/>
          <w:lang w:val="en-US"/>
        </w:rPr>
      </w:pPr>
      <w:r w:rsidRPr="00D75A87">
        <w:rPr>
          <w:bCs/>
          <w:color w:val="000000" w:themeColor="text1"/>
          <w:lang w:val="en-US"/>
        </w:rPr>
        <w:t>To t</w:t>
      </w:r>
      <w:r w:rsidRPr="00D75A87">
        <w:rPr>
          <w:color w:val="000000" w:themeColor="text1"/>
          <w:lang w:val="en-US"/>
        </w:rPr>
        <w:t>est and validate pNODE, we constructed a synthetic time series dataset representing a minimal microbial ecosystem with 5 species (</w:t>
      </w:r>
      <m:oMath>
        <m:r>
          <w:rPr>
            <w:rFonts w:ascii="Cambria Math" w:hAnsi="Cambria Math"/>
            <w:color w:val="000000" w:themeColor="text1"/>
            <w:lang w:val="en-US"/>
          </w:rPr>
          <m:t>dim</m:t>
        </m:r>
        <m:d>
          <m:dPr>
            <m:ctrlPr>
              <w:rPr>
                <w:rFonts w:ascii="Cambria Math" w:hAnsi="Cambria Math"/>
                <w:i/>
                <w:color w:val="000000" w:themeColor="text1"/>
                <w:lang w:val="en-US"/>
              </w:rPr>
            </m:ctrlPr>
          </m:dPr>
          <m:e>
            <m:r>
              <w:rPr>
                <w:rFonts w:ascii="Cambria Math" w:hAnsi="Cambria Math"/>
                <w:color w:val="000000" w:themeColor="text1"/>
                <w:lang w:val="en-US"/>
              </w:rPr>
              <m:t>x</m:t>
            </m:r>
          </m:e>
        </m:d>
        <m:r>
          <w:rPr>
            <w:rFonts w:ascii="Cambria Math" w:hAnsi="Cambria Math"/>
            <w:color w:val="000000" w:themeColor="text1"/>
            <w:lang w:val="en-US"/>
          </w:rPr>
          <m:t>=5</m:t>
        </m:r>
      </m:oMath>
      <w:r w:rsidRPr="00D75A87">
        <w:rPr>
          <w:color w:val="000000" w:themeColor="text1"/>
          <w:lang w:val="en-US"/>
        </w:rPr>
        <w:t>) and one external perturbation (</w:t>
      </w:r>
      <m:oMath>
        <m:r>
          <w:rPr>
            <w:rFonts w:ascii="Cambria Math" w:hAnsi="Cambria Math"/>
            <w:color w:val="000000" w:themeColor="text1"/>
            <w:lang w:val="en-US"/>
          </w:rPr>
          <m:t>k=1</m:t>
        </m:r>
      </m:oMath>
      <w:r w:rsidRPr="00D75A87">
        <w:rPr>
          <w:color w:val="000000" w:themeColor="text1"/>
          <w:lang w:val="en-US"/>
        </w:rPr>
        <w:t>) that could be turned on and off. We used the following form to implement the synthetic system using a variation of the gLV differential equations with the addition of the single-antibiotic perturbation:</w:t>
      </w:r>
    </w:p>
    <w:p w14:paraId="0C5D2902" w14:textId="77777777" w:rsidR="008C7090" w:rsidRPr="00D75A87" w:rsidRDefault="008C7090" w:rsidP="0077716C">
      <w:pPr>
        <w:rPr>
          <w:color w:val="000000" w:themeColor="text1"/>
          <w:lang w:val="en-US"/>
        </w:rPr>
      </w:pPr>
    </w:p>
    <w:p w14:paraId="6CFAE619" w14:textId="77777777" w:rsidR="008C7090" w:rsidRPr="00D75A87" w:rsidRDefault="00000000" w:rsidP="003B1C51">
      <w:pPr>
        <w:suppressAutoHyphens/>
        <w:jc w:val="center"/>
        <w:rPr>
          <w:color w:val="000000" w:themeColor="text1"/>
        </w:rPr>
      </w:pPr>
      <m:oMathPara>
        <m:oMath>
          <m:f>
            <m:fPr>
              <m:ctrlPr>
                <w:rPr>
                  <w:rFonts w:ascii="Cambria Math" w:hAnsi="Cambria Math"/>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ctrlPr>
                <w:rPr>
                  <w:rFonts w:ascii="Cambria Math" w:hAnsi="Cambria Math"/>
                  <w:i/>
                  <w:color w:val="000000" w:themeColor="text1"/>
                </w:rPr>
              </m:ctrlPr>
            </m:num>
            <m:den>
              <m:r>
                <w:rPr>
                  <w:rFonts w:ascii="Cambria Math" w:hAnsi="Cambria Math"/>
                  <w:color w:val="000000" w:themeColor="text1"/>
                </w:rPr>
                <m:t>dt</m:t>
              </m:r>
              <m:ctrlPr>
                <w:rPr>
                  <w:rFonts w:ascii="Cambria Math" w:hAnsi="Cambria Math"/>
                  <w:i/>
                  <w:color w:val="000000" w:themeColor="text1"/>
                </w:rPr>
              </m:ctrlP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d>
            <m:dPr>
              <m:ctrlPr>
                <w:rPr>
                  <w:rFonts w:ascii="Cambria Math" w:hAnsi="Cambria Math"/>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m:t>
              </m:r>
              <m:nary>
                <m:naryPr>
                  <m:chr m:val="∑"/>
                  <m:ctrlPr>
                    <w:rPr>
                      <w:rFonts w:ascii="Cambria Math" w:hAnsi="Cambria Math"/>
                      <w:color w:val="000000" w:themeColor="text1"/>
                    </w:rPr>
                  </m:ctrlPr>
                </m:naryPr>
                <m:sub>
                  <m:r>
                    <w:rPr>
                      <w:rFonts w:ascii="Cambria Math" w:hAnsi="Cambria Math"/>
                      <w:color w:val="000000" w:themeColor="text1"/>
                    </w:rPr>
                    <m:t>j=1</m:t>
                  </m:r>
                  <m:ctrlPr>
                    <w:rPr>
                      <w:rFonts w:ascii="Cambria Math" w:hAnsi="Cambria Math"/>
                      <w:i/>
                      <w:color w:val="000000" w:themeColor="text1"/>
                    </w:rPr>
                  </m:ctrlPr>
                </m:sub>
                <m:sup>
                  <m:r>
                    <w:rPr>
                      <w:rFonts w:ascii="Cambria Math" w:hAnsi="Cambria Math"/>
                      <w:color w:val="000000" w:themeColor="text1"/>
                    </w:rPr>
                    <m:t>5</m:t>
                  </m:r>
                  <m:ctrlPr>
                    <w:rPr>
                      <w:rFonts w:ascii="Cambria Math" w:hAnsi="Cambria Math"/>
                      <w:i/>
                      <w:color w:val="000000" w:themeColor="text1"/>
                    </w:rPr>
                  </m:ctrlPr>
                </m:sup>
                <m:e>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ij</m:t>
                      </m:r>
                    </m:sub>
                  </m:sSub>
                  <m:ctrlPr>
                    <w:rPr>
                      <w:rFonts w:ascii="Cambria Math" w:hAnsi="Cambria Math"/>
                      <w:i/>
                      <w:color w:val="000000" w:themeColor="text1"/>
                    </w:rPr>
                  </m:ctrlPr>
                </m:e>
              </m:nary>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r>
                <w:rPr>
                  <w:rFonts w:ascii="Cambria Math" w:hAnsi="Cambria Math"/>
                  <w:color w:val="000000" w:themeColor="text1"/>
                  <w:lang w:val="en-US"/>
                </w:rPr>
                <m:t>p</m:t>
              </m:r>
              <m:d>
                <m:dPr>
                  <m:ctrlPr>
                    <w:rPr>
                      <w:rFonts w:ascii="Cambria Math" w:hAnsi="Cambria Math"/>
                      <w:i/>
                      <w:color w:val="000000" w:themeColor="text1"/>
                      <w:lang w:val="en-US"/>
                    </w:rPr>
                  </m:ctrlPr>
                </m:dPr>
                <m:e>
                  <m:r>
                    <w:rPr>
                      <w:rFonts w:ascii="Cambria Math" w:hAnsi="Cambria Math"/>
                      <w:color w:val="000000" w:themeColor="text1"/>
                      <w:lang w:val="en-US"/>
                    </w:rPr>
                    <m:t>t</m:t>
                  </m:r>
                </m:e>
              </m:d>
              <m:ctrlPr>
                <w:rPr>
                  <w:rFonts w:ascii="Cambria Math" w:hAnsi="Cambria Math"/>
                  <w:i/>
                  <w:color w:val="000000" w:themeColor="text1"/>
                </w:rPr>
              </m:ctrlPr>
            </m:e>
          </m:d>
        </m:oMath>
      </m:oMathPara>
    </w:p>
    <w:p w14:paraId="705A4C02" w14:textId="77777777" w:rsidR="008C7090" w:rsidRPr="00D75A87" w:rsidRDefault="008C7090" w:rsidP="00783901">
      <w:pPr>
        <w:rPr>
          <w:color w:val="000000" w:themeColor="text1"/>
        </w:rPr>
      </w:pPr>
      <w:r w:rsidRPr="00D75A87">
        <w:rPr>
          <w:color w:val="000000" w:themeColor="text1"/>
        </w:rPr>
        <w:t xml:space="preserve">Here, </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Pr="00D75A87">
        <w:rPr>
          <w:color w:val="000000" w:themeColor="text1"/>
        </w:rPr>
        <w:t xml:space="preserve"> represents the abundance of species </w:t>
      </w:r>
      <m:oMath>
        <m:r>
          <w:rPr>
            <w:rFonts w:ascii="Cambria Math" w:hAnsi="Cambria Math"/>
            <w:color w:val="000000" w:themeColor="text1"/>
          </w:rPr>
          <m:t>i</m:t>
        </m:r>
      </m:oMath>
      <w:r w:rsidRPr="00D75A87">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oMath>
      <w:r w:rsidRPr="00D75A87">
        <w:rPr>
          <w:color w:val="000000" w:themeColor="text1"/>
        </w:rPr>
        <w:t xml:space="preserve"> is the intrinsic growth rate, </w:t>
      </w:r>
      <m:oMath>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ij</m:t>
            </m:r>
          </m:sub>
        </m:sSub>
      </m:oMath>
      <w:r w:rsidRPr="00D75A87">
        <w:rPr>
          <w:color w:val="000000" w:themeColor="text1"/>
        </w:rPr>
        <w:t xml:space="preserve"> describes interaction coefficients between species </w:t>
      </w:r>
      <m:oMath>
        <m:r>
          <w:rPr>
            <w:rFonts w:ascii="Cambria Math" w:hAnsi="Cambria Math"/>
            <w:color w:val="000000" w:themeColor="text1"/>
          </w:rPr>
          <m:t>i</m:t>
        </m:r>
      </m:oMath>
      <w:r w:rsidRPr="00D75A87">
        <w:rPr>
          <w:color w:val="000000" w:themeColor="text1"/>
        </w:rPr>
        <w:t xml:space="preserve"> and </w:t>
      </w:r>
      <m:oMath>
        <m:r>
          <w:rPr>
            <w:rFonts w:ascii="Cambria Math" w:hAnsi="Cambria Math"/>
            <w:color w:val="000000" w:themeColor="text1"/>
          </w:rPr>
          <m:t>j</m:t>
        </m:r>
      </m:oMath>
      <w:r w:rsidRPr="00D75A87">
        <w:rPr>
          <w:color w:val="000000" w:themeColor="text1"/>
        </w:rPr>
        <w:t xml:space="preserve">. The diagonal values of </w:t>
      </w:r>
      <m:oMath>
        <m:r>
          <w:rPr>
            <w:rFonts w:ascii="Cambria Math" w:hAnsi="Cambria Math"/>
            <w:color w:val="000000" w:themeColor="text1"/>
          </w:rPr>
          <m:t>M</m:t>
        </m:r>
      </m:oMath>
      <w:r w:rsidRPr="00D75A87">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ij</m:t>
            </m:r>
          </m:sub>
        </m:sSub>
      </m:oMath>
      <w:r w:rsidRPr="00D75A87">
        <w:rPr>
          <w:color w:val="000000" w:themeColor="text1"/>
        </w:rPr>
        <w:t xml:space="preserve"> where </w:t>
      </w:r>
      <m:oMath>
        <m:r>
          <w:rPr>
            <w:rFonts w:ascii="Cambria Math" w:hAnsi="Cambria Math"/>
            <w:color w:val="000000" w:themeColor="text1"/>
          </w:rPr>
          <m:t>i=j</m:t>
        </m:r>
      </m:oMath>
      <w:r w:rsidRPr="00D75A87">
        <w:rPr>
          <w:color w:val="000000" w:themeColor="text1"/>
        </w:rPr>
        <w:t>) represent the self-feedback of a species, and its off-diagonal values (</w:t>
      </w:r>
      <m:oMath>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ij</m:t>
            </m:r>
          </m:sub>
        </m:sSub>
      </m:oMath>
      <w:r w:rsidRPr="00D75A87">
        <w:rPr>
          <w:color w:val="000000" w:themeColor="text1"/>
        </w:rPr>
        <w:t xml:space="preserve"> where </w:t>
      </w:r>
      <m:oMath>
        <m:r>
          <w:rPr>
            <w:rFonts w:ascii="Cambria Math" w:hAnsi="Cambria Math"/>
            <w:color w:val="000000" w:themeColor="text1"/>
          </w:rPr>
          <m:t>i≠j</m:t>
        </m:r>
      </m:oMath>
      <w:r w:rsidRPr="00D75A87">
        <w:rPr>
          <w:color w:val="000000" w:themeColor="text1"/>
        </w:rPr>
        <w:t xml:space="preserve">) represent the strength and sign of interactions between each pair of species; therefore, </w:t>
      </w:r>
      <m:oMath>
        <m:r>
          <w:rPr>
            <w:rFonts w:ascii="Cambria Math" w:hAnsi="Cambria Math"/>
            <w:color w:val="000000" w:themeColor="text1"/>
          </w:rPr>
          <m:t>M</m:t>
        </m:r>
      </m:oMath>
      <w:r w:rsidRPr="00D75A87">
        <w:rPr>
          <w:color w:val="000000" w:themeColor="text1"/>
        </w:rPr>
        <w:t xml:space="preserve"> can be viewed as the adjacency matrix of a directed ecological interaction network. </w:t>
      </w:r>
      <m:oMath>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oMath>
      <w:r w:rsidRPr="00D75A87">
        <w:rPr>
          <w:color w:val="000000" w:themeColor="text1"/>
        </w:rPr>
        <w:t xml:space="preserve"> quantifies the effect of the antibiotic perturbation on species </w:t>
      </w:r>
      <m:oMath>
        <m:r>
          <w:rPr>
            <w:rFonts w:ascii="Cambria Math" w:hAnsi="Cambria Math"/>
            <w:color w:val="000000" w:themeColor="text1"/>
          </w:rPr>
          <m:t>i</m:t>
        </m:r>
      </m:oMath>
      <w:r w:rsidRPr="00D75A87">
        <w:rPr>
          <w:color w:val="000000" w:themeColor="text1"/>
        </w:rPr>
        <w:t xml:space="preserve">, and </w:t>
      </w:r>
      <m:oMath>
        <m:r>
          <w:rPr>
            <w:rFonts w:ascii="Cambria Math" w:hAnsi="Cambria Math"/>
            <w:color w:val="000000" w:themeColor="text1"/>
            <w:lang w:val="en-US"/>
          </w:rPr>
          <m:t>p</m:t>
        </m:r>
        <m:d>
          <m:dPr>
            <m:ctrlPr>
              <w:rPr>
                <w:rFonts w:ascii="Cambria Math" w:hAnsi="Cambria Math"/>
                <w:i/>
                <w:color w:val="000000" w:themeColor="text1"/>
                <w:lang w:val="en-US"/>
              </w:rPr>
            </m:ctrlPr>
          </m:dPr>
          <m:e>
            <w:bookmarkStart w:id="7" w:name="OLE_LINK3"/>
            <m:r>
              <w:rPr>
                <w:rFonts w:ascii="Cambria Math" w:hAnsi="Cambria Math"/>
                <w:color w:val="000000" w:themeColor="text1"/>
                <w:lang w:val="en-US"/>
              </w:rPr>
              <m:t>t</m:t>
            </m:r>
            <w:bookmarkEnd w:id="7"/>
          </m:e>
        </m:d>
      </m:oMath>
      <w:r w:rsidRPr="00D75A87">
        <w:rPr>
          <w:color w:val="000000" w:themeColor="text1"/>
          <w:lang w:val="en-US"/>
        </w:rPr>
        <w:t xml:space="preserve"> is 1 if the antibiotic is given at time </w:t>
      </w:r>
      <m:oMath>
        <m:r>
          <w:rPr>
            <w:rFonts w:ascii="Cambria Math" w:hAnsi="Cambria Math"/>
            <w:color w:val="000000" w:themeColor="text1"/>
            <w:lang w:val="en-US"/>
          </w:rPr>
          <m:t>t</m:t>
        </m:r>
      </m:oMath>
      <w:r w:rsidRPr="00D75A87">
        <w:rPr>
          <w:color w:val="000000" w:themeColor="text1"/>
          <w:lang w:val="en-US"/>
        </w:rPr>
        <w:t xml:space="preserve"> and 0 otherwise (Fig. 2A)</w:t>
      </w:r>
      <w:r w:rsidRPr="00D75A87">
        <w:rPr>
          <w:color w:val="000000" w:themeColor="text1"/>
        </w:rPr>
        <w:t xml:space="preserve">. </w:t>
      </w:r>
    </w:p>
    <w:p w14:paraId="5322DD64" w14:textId="77777777" w:rsidR="008C7090" w:rsidRPr="00D75A87" w:rsidRDefault="008C7090" w:rsidP="003B1C51">
      <w:pPr>
        <w:ind w:firstLine="720"/>
        <w:rPr>
          <w:color w:val="000000" w:themeColor="text1"/>
          <w:lang w:val="en-US"/>
        </w:rPr>
      </w:pPr>
      <w:r w:rsidRPr="00D75A87">
        <w:rPr>
          <w:color w:val="000000" w:themeColor="text1"/>
          <w:lang w:val="en-US"/>
        </w:rPr>
        <w:t xml:space="preserve">We generated synthetic data </w:t>
      </w:r>
      <w:r w:rsidRPr="00D75A87">
        <w:rPr>
          <w:color w:val="000000" w:themeColor="text1"/>
        </w:rPr>
        <w:t xml:space="preserve">using an adaptive Runge–Kutta ODE solver </w:t>
      </w:r>
      <w:r w:rsidRPr="00D75A87">
        <w:rPr>
          <w:color w:val="000000" w:themeColor="text1"/>
          <w:lang w:val="en-US"/>
        </w:rPr>
        <w:t xml:space="preserve">with known microbial interactions and perturbation effects. Using such a gLV-structure ground truth with linear, time-varying external perturbations enables the controlled testing of model capabilities and benchmarking against ground-truth dynamics. We choose the ground-truth interaction parameters using a previously published distribution </w:t>
      </w:r>
      <w:hyperlink r:id="rId28" w:history="1">
        <w:r>
          <w:rPr>
            <w:rFonts w:eastAsia="Times New Roman"/>
          </w:rPr>
          <w:t>(Venturelli et al. 2018)</w:t>
        </w:r>
      </w:hyperlink>
      <w:r w:rsidRPr="00D75A87">
        <w:rPr>
          <w:color w:val="000000" w:themeColor="text1"/>
          <w:lang w:val="en-US"/>
        </w:rPr>
        <w:t>, which involves sampling from a multivariate normal distribution. We simulated the population dynamics of a 5-species ecosystem using a variety of initial conditions generated via a space-filling Latin hypercube. To simulate an antibiotic perturbation, we selected a random time window for antibiotic application, mimicking the heterogeneity observed in clinical data. The perturbation time intervals were recorded for use during training and prediction. These simulated population timelines, along with the simulated perturbation metadata, provided a synthetic dataset that mimics a simplified 5-species microbiome and a single time-varying antibiotic.</w:t>
      </w:r>
    </w:p>
    <w:p w14:paraId="7B94181F" w14:textId="77777777" w:rsidR="008C7090" w:rsidRPr="00D75A87" w:rsidRDefault="008C7090" w:rsidP="00F815F1">
      <w:pPr>
        <w:ind w:firstLine="720"/>
        <w:rPr>
          <w:color w:val="000000" w:themeColor="text1"/>
          <w:lang w:val="en-US"/>
        </w:rPr>
      </w:pPr>
      <w:r w:rsidRPr="00D75A87">
        <w:rPr>
          <w:color w:val="000000" w:themeColor="text1"/>
          <w:lang w:val="en-US"/>
        </w:rPr>
        <w:t xml:space="preserve">Then, we compared the efficacy of pNODE for learning these gLV ecosystems under perturbations with a traditional gLV-based inference </w:t>
      </w:r>
      <w:hyperlink r:id="rId29" w:history="1">
        <w:r>
          <w:rPr>
            <w:rFonts w:eastAsia="Times New Roman"/>
          </w:rPr>
          <w:t>(Stein et al. 2013)</w:t>
        </w:r>
      </w:hyperlink>
      <w:r w:rsidRPr="00D75A87">
        <w:rPr>
          <w:color w:val="000000" w:themeColor="text1"/>
          <w:lang w:val="en-US"/>
        </w:rPr>
        <w:t>. We compared how the models performed under realistic conditions observed in clinical data by varying the noise level and using irregular, sparse time sampling of the synthetic data used to train the models (Fig. 2B). We trained the pNODE and gLV models on the same simulated data, performing &gt;2,000 experiments, training both models on identical training sets with varying levels of noise (randomly added Gaussian noise), different numbers of timelines in the training data (simulating different numbers of patients), as well as randomly subsampling from the full timelines (containing 48 observations per timeline) to simulate the irregular, sparse sampling that occurs in clinical microbiome data.</w:t>
      </w:r>
    </w:p>
    <w:p w14:paraId="7B6E5272" w14:textId="77777777" w:rsidR="008C7090" w:rsidRPr="00D75A87" w:rsidRDefault="008C7090" w:rsidP="00184802">
      <w:pPr>
        <w:ind w:firstLine="720"/>
        <w:rPr>
          <w:color w:val="000000" w:themeColor="text1"/>
          <w:lang w:val="en-US"/>
        </w:rPr>
      </w:pPr>
      <w:r w:rsidRPr="00D75A87">
        <w:rPr>
          <w:color w:val="000000" w:themeColor="text1"/>
        </w:rPr>
        <w:t xml:space="preserve">One might expect that because a gLV model generates the ground truth, gLV inference should outperform pNODE under most conditions. Indeed, when sampling was dense and many timelines were available, the gLV model converged toward the true dynamics and outperformed pNODE, as expected. Surprisingly, however, pNODE excelled under sparse sampling and higher noise: conditions that more closely resemble real clinical microbiome datasets. Although pNODEs are more flexible, non-parametric models, and gLV is a simpler parametric system with far fewer parameters, pNODE performs better in those realistic settings </w:t>
      </w:r>
      <w:r w:rsidRPr="00D75A87">
        <w:rPr>
          <w:color w:val="000000" w:themeColor="text1"/>
          <w:lang w:val="en-US"/>
        </w:rPr>
        <w:t>(Fig. 2C, supporting figure S1)</w:t>
      </w:r>
      <w:r w:rsidRPr="00D75A87">
        <w:rPr>
          <w:color w:val="000000" w:themeColor="text1"/>
        </w:rPr>
        <w:t>. These experiments with synthetic data demonstrated that pNODEs can successfully model complex ecosystems under external perturbations, even when classical models have the advantage of matching the structure that generated the ground truth.</w:t>
      </w:r>
    </w:p>
    <w:p w14:paraId="525DE2EA" w14:textId="77777777" w:rsidR="008C7090" w:rsidRPr="00D75A87" w:rsidRDefault="008C7090">
      <w:pPr>
        <w:rPr>
          <w:color w:val="000000" w:themeColor="text1"/>
        </w:rPr>
      </w:pPr>
    </w:p>
    <w:p w14:paraId="76D6FC74" w14:textId="77777777" w:rsidR="008C7090" w:rsidRPr="00D75A87" w:rsidRDefault="008C7090" w:rsidP="003B1C51">
      <w:pPr>
        <w:rPr>
          <w:b/>
          <w:bCs/>
          <w:color w:val="000000" w:themeColor="text1"/>
        </w:rPr>
      </w:pPr>
      <w:r w:rsidRPr="00D75A87">
        <w:rPr>
          <w:b/>
          <w:bCs/>
          <w:color w:val="000000" w:themeColor="text1"/>
        </w:rPr>
        <w:lastRenderedPageBreak/>
        <w:t>Training pNODE to learn microbiota ecological dynamics from clinical data.</w:t>
      </w:r>
    </w:p>
    <w:p w14:paraId="309FD8FD" w14:textId="77777777" w:rsidR="008C7090" w:rsidRPr="00D75A87" w:rsidRDefault="008C7090" w:rsidP="003B1C51">
      <w:pPr>
        <w:rPr>
          <w:color w:val="000000" w:themeColor="text1"/>
          <w:lang w:val="en-US"/>
        </w:rPr>
      </w:pPr>
      <w:r w:rsidRPr="00D75A87">
        <w:rPr>
          <w:color w:val="000000" w:themeColor="text1"/>
          <w:lang w:val="en-US"/>
        </w:rPr>
        <w:t xml:space="preserve">We then trained a pNODE on real-world clinical data using relative abundance measurements of bacterial classes and antibiotic treatment timelines from the dataset described above. We chose to represent the microbiota at the phylogenetic </w:t>
      </w:r>
      <w:r w:rsidRPr="00D75A87">
        <w:rPr>
          <w:i/>
          <w:iCs/>
          <w:color w:val="000000" w:themeColor="text1"/>
          <w:lang w:val="en-US"/>
        </w:rPr>
        <w:t>class</w:t>
      </w:r>
      <w:r w:rsidRPr="00D75A87">
        <w:rPr>
          <w:color w:val="000000" w:themeColor="text1"/>
          <w:lang w:val="en-US"/>
        </w:rPr>
        <w:t xml:space="preserve"> level, summing the relative abundances of all bacteria within each class during preprocessing, to lower the dimensionality and simplify the problem. Many classes in the dataset have very low average relative abundances (close to zero), so we grouped these low-abundance classes into a single coordinate (shown in figures as “&lt;removed taxa&gt;”). </w:t>
      </w:r>
      <w:r w:rsidRPr="00D75A87">
        <w:rPr>
          <w:color w:val="000000" w:themeColor="text1"/>
        </w:rPr>
        <w:t xml:space="preserve">This aggregation strategy follows the approach used in previous work to improve model stability and interpretability in sparsely populated features </w:t>
      </w:r>
      <w:hyperlink r:id="rId30" w:history="1">
        <w:r>
          <w:rPr>
            <w:rFonts w:eastAsia="Times New Roman"/>
          </w:rPr>
          <w:t>(Stein et al. 2013)</w:t>
        </w:r>
      </w:hyperlink>
      <w:r w:rsidRPr="00D75A87">
        <w:rPr>
          <w:color w:val="000000" w:themeColor="text1"/>
          <w:lang w:val="en-US"/>
        </w:rPr>
        <w:t>. In total, we used 12 classes plus the low abundance group, so the final pre-processed relative abundance measurements were 13-dimensional (</w:t>
      </w:r>
      <m:oMath>
        <m:r>
          <w:rPr>
            <w:rFonts w:ascii="Cambria Math" w:hAnsi="Cambria Math"/>
            <w:color w:val="000000" w:themeColor="text1"/>
            <w:lang w:val="en-US"/>
          </w:rPr>
          <m:t>dim</m:t>
        </m:r>
        <m:d>
          <m:dPr>
            <m:ctrlPr>
              <w:rPr>
                <w:rFonts w:ascii="Cambria Math" w:hAnsi="Cambria Math"/>
                <w:i/>
                <w:color w:val="000000" w:themeColor="text1"/>
                <w:lang w:val="en-US"/>
              </w:rPr>
            </m:ctrlPr>
          </m:dPr>
          <m:e>
            <m:r>
              <w:rPr>
                <w:rFonts w:ascii="Cambria Math" w:hAnsi="Cambria Math"/>
                <w:color w:val="000000" w:themeColor="text1"/>
                <w:lang w:val="en-US"/>
              </w:rPr>
              <m:t>x</m:t>
            </m:r>
          </m:e>
        </m:d>
        <m:r>
          <w:rPr>
            <w:rFonts w:ascii="Cambria Math" w:hAnsi="Cambria Math"/>
            <w:color w:val="000000" w:themeColor="text1"/>
            <w:lang w:val="en-US"/>
          </w:rPr>
          <m:t>=13</m:t>
        </m:r>
      </m:oMath>
      <w:r w:rsidRPr="00D75A87">
        <w:rPr>
          <w:color w:val="000000" w:themeColor="text1"/>
          <w:lang w:val="en-US"/>
        </w:rPr>
        <w:t>). We categorized the antibiotics into 15 types (</w:t>
      </w:r>
      <m:oMath>
        <m:r>
          <w:rPr>
            <w:rFonts w:ascii="Cambria Math" w:hAnsi="Cambria Math"/>
            <w:color w:val="000000" w:themeColor="text1"/>
            <w:lang w:val="en-US"/>
          </w:rPr>
          <m:t>k=15</m:t>
        </m:r>
      </m:oMath>
      <w:r w:rsidRPr="00D75A87">
        <w:rPr>
          <w:color w:val="000000" w:themeColor="text1"/>
          <w:lang w:val="en-US"/>
        </w:rPr>
        <w:t>), resulting in a 15-dimensional perturbation vector of 0’s and 1’s for each time point of each patient's timeline, indicating the antibiotics administered to the individual at that time.</w:t>
      </w:r>
    </w:p>
    <w:p w14:paraId="7F543C7F" w14:textId="77777777" w:rsidR="008C7090" w:rsidRPr="00D75A87" w:rsidRDefault="008C7090" w:rsidP="00D75A87">
      <w:pPr>
        <w:ind w:firstLine="720"/>
        <w:rPr>
          <w:color w:val="000000" w:themeColor="text1"/>
        </w:rPr>
      </w:pPr>
      <w:r w:rsidRPr="00D75A87">
        <w:rPr>
          <w:color w:val="000000" w:themeColor="text1"/>
          <w:lang w:val="en-US"/>
        </w:rPr>
        <w:t xml:space="preserve">Once trained, we can run a pNODE in the generative mode to predict microbiome dynamics in response to a given treatment regimen </w:t>
      </w:r>
      <w:r w:rsidRPr="00D75A87">
        <w:rPr>
          <w:iCs/>
          <w:color w:val="000000" w:themeColor="text1"/>
          <w:lang w:val="en-US"/>
        </w:rPr>
        <w:t>(Fig. 3A,B)</w:t>
      </w:r>
      <w:r w:rsidRPr="00D75A87">
        <w:rPr>
          <w:color w:val="000000" w:themeColor="text1"/>
          <w:lang w:val="en-US"/>
        </w:rPr>
        <w:t xml:space="preserve">. To generate these patient timelines, we must provide the pre-trained model an input vector containing an initial microbiome composition (the relative abundances measured at a single fecal sample) and the planned regimen of antibiotics intended to be given in the time following that initial sample. We store the antibiotic timeline data in the model, and during prediction, pNODE uses this data to inform its predictions. To simulate population dynamics, we used a numerical ODE solver on the learned </w:t>
      </w:r>
      <m:oMath>
        <m:sSub>
          <m:sSubPr>
            <m:ctrlPr>
              <w:rPr>
                <w:rFonts w:ascii="Cambria Math" w:hAnsi="Cambria Math"/>
                <w:i/>
                <w:color w:val="000000" w:themeColor="text1"/>
                <w:lang w:val="en-US"/>
              </w:rPr>
            </m:ctrlPr>
          </m:sSubPr>
          <m:e>
            <m:r>
              <w:rPr>
                <w:rFonts w:ascii="Cambria Math" w:hAnsi="Cambria Math"/>
                <w:color w:val="000000" w:themeColor="text1"/>
                <w:lang w:val="en-US"/>
              </w:rPr>
              <m:t>f</m:t>
            </m:r>
          </m:e>
          <m:sub>
            <m:r>
              <w:rPr>
                <w:rFonts w:ascii="Cambria Math" w:hAnsi="Cambria Math"/>
                <w:color w:val="000000" w:themeColor="text1"/>
                <w:lang w:val="en-US"/>
              </w:rPr>
              <m:t>θ</m:t>
            </m:r>
          </m:sub>
        </m:sSub>
        <m:d>
          <m:dPr>
            <m:ctrlPr>
              <w:rPr>
                <w:rFonts w:ascii="Cambria Math" w:hAnsi="Cambria Math"/>
                <w:i/>
                <w:color w:val="000000" w:themeColor="text1"/>
                <w:lang w:val="en-US"/>
              </w:rPr>
            </m:ctrlPr>
          </m:dPr>
          <m:e>
            <m:r>
              <w:rPr>
                <w:rFonts w:ascii="Cambria Math" w:hAnsi="Cambria Math"/>
                <w:color w:val="000000" w:themeColor="text1"/>
                <w:lang w:val="en-US"/>
              </w:rPr>
              <m:t>x,p</m:t>
            </m:r>
            <m:d>
              <m:dPr>
                <m:ctrlPr>
                  <w:rPr>
                    <w:rFonts w:ascii="Cambria Math" w:hAnsi="Cambria Math"/>
                    <w:i/>
                    <w:color w:val="000000" w:themeColor="text1"/>
                    <w:lang w:val="en-US"/>
                  </w:rPr>
                </m:ctrlPr>
              </m:dPr>
              <m:e>
                <m:r>
                  <w:rPr>
                    <w:rFonts w:ascii="Cambria Math" w:hAnsi="Cambria Math"/>
                    <w:color w:val="000000" w:themeColor="text1"/>
                    <w:lang w:val="en-US"/>
                  </w:rPr>
                  <m:t>t</m:t>
                </m:r>
              </m:e>
            </m:d>
          </m:e>
        </m:d>
      </m:oMath>
      <w:r w:rsidRPr="00D75A87">
        <w:rPr>
          <w:color w:val="000000" w:themeColor="text1"/>
          <w:lang w:val="en-US"/>
        </w:rPr>
        <w:t xml:space="preserve">, using the initial relative abundance measurements as the initial value in the solver, and running the solver forward in time. It should be noted that the same </w:t>
      </w:r>
      <w:r>
        <w:rPr>
          <w:color w:val="000000" w:themeColor="text1"/>
          <w:lang w:val="en-US"/>
        </w:rPr>
        <w:t>n</w:t>
      </w:r>
      <w:r w:rsidRPr="00D75A87">
        <w:rPr>
          <w:color w:val="000000" w:themeColor="text1"/>
          <w:lang w:val="en-US"/>
        </w:rPr>
        <w:t xml:space="preserve">umerical ODE solver is used during training. But in that case, the subsequent relative abundance measurements in the timeline are compared to the predicted relative abundances at those times using a loss function. Then, backpropagation is applied to the loss, updating </w:t>
      </w:r>
      <m:oMath>
        <m:r>
          <m:rPr>
            <m:sty m:val="p"/>
          </m:rPr>
          <w:rPr>
            <w:rFonts w:ascii="Cambria Math" w:hAnsi="Cambria Math"/>
            <w:color w:val="000000" w:themeColor="text1"/>
            <w:lang w:val="en-US"/>
          </w:rPr>
          <m:t>θ</m:t>
        </m:r>
      </m:oMath>
      <w:r w:rsidRPr="00D75A87">
        <w:rPr>
          <w:color w:val="000000" w:themeColor="text1"/>
          <w:lang w:val="en-US"/>
        </w:rPr>
        <w:t xml:space="preserve"> , following the approach introduced in the NODE framework </w:t>
      </w:r>
      <w:hyperlink r:id="rId31" w:history="1">
        <w:r>
          <w:rPr>
            <w:rFonts w:eastAsia="Times New Roman"/>
          </w:rPr>
          <w:t>(Chen et al. 2018c)</w:t>
        </w:r>
      </w:hyperlink>
      <w:r w:rsidRPr="00D75A87">
        <w:rPr>
          <w:color w:val="000000" w:themeColor="text1"/>
          <w:lang w:val="en-US"/>
        </w:rPr>
        <w:t>. The training algorithm iterates through patient timelines, and mini-batches consist of groups of patient timelines.</w:t>
      </w:r>
    </w:p>
    <w:p w14:paraId="5DA1C521" w14:textId="77777777" w:rsidR="008C7090" w:rsidRPr="00D75A87" w:rsidRDefault="008C7090" w:rsidP="003B1C51">
      <w:pPr>
        <w:ind w:firstLine="720"/>
        <w:rPr>
          <w:color w:val="000000" w:themeColor="text1"/>
          <w:lang w:val="en-US"/>
        </w:rPr>
      </w:pPr>
      <w:r w:rsidRPr="00D75A87">
        <w:rPr>
          <w:color w:val="000000" w:themeColor="text1"/>
          <w:lang w:val="en-US"/>
        </w:rPr>
        <w:t>Training the pNODE to predict entire microbiota trajectories over months led to a characteristic failure: the long-term predictions often collapsed toward a steady-state composition approximating the dataset-wide mean abundance of each bacterial class. This behavior reflects the fact that, given only a single initial measurement and an antibiotic timeline, the pNODE cannot infer long-term ecological dynamics from the available information. To address this limitation, we restricted the training objective to short-term forecasting. We trained the pNODE to predict relative abundances within 7-day windows in the future. For each sample in the dataset, the algorithm checks whether any follow-up samples exist within 7 days; if so, the pNODE generates 7-day predictions, and the loss is computed against the corresponding measurements. Mini-batches consist of groups of such initial samples. With this training strategy, the pNODE learns to produce accurate 7-day forecasts of microbial relative abundances, avoiding the long-horizon collapse observed under full-trajectory training.</w:t>
      </w:r>
    </w:p>
    <w:p w14:paraId="22145988" w14:textId="77777777" w:rsidR="008C7090" w:rsidRPr="002B0F1E" w:rsidRDefault="008C7090" w:rsidP="003B1C51">
      <w:pPr>
        <w:ind w:firstLine="720"/>
        <w:rPr>
          <w:color w:val="000000" w:themeColor="text1"/>
          <w:lang w:val="en-US"/>
        </w:rPr>
      </w:pPr>
      <w:r w:rsidRPr="00D75A87">
        <w:rPr>
          <w:color w:val="000000" w:themeColor="text1"/>
          <w:lang w:val="en-US"/>
        </w:rPr>
        <w:t xml:space="preserve">We assessed the pNODE by generating new trajectories and comparing with held-out data. We saw that the pNODE could capture a significant portion of the class-level population dynamics in the patient data, predicting relative abundances values in the next week (Pearson </w:t>
      </w:r>
      <m:oMath>
        <m:sSup>
          <m:sSupPr>
            <m:ctrlPr>
              <w:rPr>
                <w:rFonts w:ascii="Cambria Math" w:hAnsi="Cambria Math"/>
                <w:i/>
                <w:color w:val="000000" w:themeColor="text1"/>
                <w:lang w:val="en-US"/>
              </w:rPr>
            </m:ctrlPr>
          </m:sSupPr>
          <m:e>
            <m:r>
              <w:rPr>
                <w:rFonts w:ascii="Cambria Math" w:hAnsi="Cambria Math"/>
                <w:color w:val="000000" w:themeColor="text1"/>
                <w:lang w:val="en-US"/>
              </w:rPr>
              <m:t>R</m:t>
            </m:r>
          </m:e>
          <m:sup>
            <m:r>
              <w:rPr>
                <w:rFonts w:ascii="Cambria Math" w:hAnsi="Cambria Math"/>
                <w:color w:val="000000" w:themeColor="text1"/>
                <w:lang w:val="en-US"/>
              </w:rPr>
              <m:t>2</m:t>
            </m:r>
          </m:sup>
        </m:sSup>
        <m:r>
          <w:rPr>
            <w:rFonts w:ascii="Cambria Math" w:hAnsi="Cambria Math"/>
            <w:color w:val="000000" w:themeColor="text1"/>
            <w:lang w:val="en-US"/>
          </w:rPr>
          <m:t>=0.63</m:t>
        </m:r>
      </m:oMath>
      <w:r w:rsidRPr="00D75A87">
        <w:rPr>
          <w:color w:val="000000" w:themeColor="text1"/>
          <w:lang w:val="en-US"/>
        </w:rPr>
        <w:t xml:space="preserve"> between predicted and true values on held-out data). In the observed </w:t>
      </w:r>
      <w:r w:rsidRPr="00D75A87">
        <w:rPr>
          <w:i/>
          <w:iCs/>
          <w:color w:val="000000" w:themeColor="text1"/>
          <w:lang w:val="en-US"/>
        </w:rPr>
        <w:t>vs</w:t>
      </w:r>
      <w:r w:rsidRPr="00D75A87">
        <w:rPr>
          <w:color w:val="000000" w:themeColor="text1"/>
          <w:lang w:val="en-US"/>
        </w:rPr>
        <w:t xml:space="preserve">. predicted </w:t>
      </w:r>
      <w:r w:rsidRPr="00D75A87">
        <w:rPr>
          <w:color w:val="000000" w:themeColor="text1"/>
          <w:lang w:val="en-US"/>
        </w:rPr>
        <w:lastRenderedPageBreak/>
        <w:t xml:space="preserve">plots, we can </w:t>
      </w:r>
      <w:r w:rsidRPr="002B0F1E">
        <w:rPr>
          <w:color w:val="000000" w:themeColor="text1"/>
          <w:lang w:val="en-US"/>
        </w:rPr>
        <w:t xml:space="preserve">clearly see the signal being captured by pNODE, particularly for the classes </w:t>
      </w:r>
      <w:r w:rsidRPr="002B0F1E">
        <w:rPr>
          <w:iCs/>
          <w:color w:val="000000" w:themeColor="text1"/>
          <w:lang w:val="en-US"/>
        </w:rPr>
        <w:t>Bacilli</w:t>
      </w:r>
      <w:r w:rsidRPr="002B0F1E">
        <w:rPr>
          <w:color w:val="000000" w:themeColor="text1"/>
          <w:lang w:val="en-US"/>
        </w:rPr>
        <w:t xml:space="preserve">, and </w:t>
      </w:r>
      <w:r w:rsidRPr="002B0F1E">
        <w:rPr>
          <w:iCs/>
          <w:color w:val="000000" w:themeColor="text1"/>
          <w:lang w:val="en-US"/>
        </w:rPr>
        <w:t>Clostridia</w:t>
      </w:r>
      <w:r w:rsidRPr="002B0F1E">
        <w:rPr>
          <w:i/>
          <w:color w:val="000000" w:themeColor="text1"/>
          <w:lang w:val="en-US"/>
        </w:rPr>
        <w:t xml:space="preserve"> </w:t>
      </w:r>
      <w:r w:rsidRPr="002B0F1E">
        <w:rPr>
          <w:iCs/>
          <w:color w:val="000000" w:themeColor="text1"/>
          <w:lang w:val="en-US"/>
        </w:rPr>
        <w:t xml:space="preserve">(Fig. 3A,B, </w:t>
      </w:r>
      <w:r w:rsidRPr="002B0F1E">
        <w:rPr>
          <w:color w:val="000000" w:themeColor="text1"/>
          <w:lang w:val="en-US"/>
        </w:rPr>
        <w:t>supporting figure S2</w:t>
      </w:r>
      <w:r w:rsidRPr="002B0F1E">
        <w:rPr>
          <w:iCs/>
          <w:color w:val="000000" w:themeColor="text1"/>
          <w:lang w:val="en-US"/>
        </w:rPr>
        <w:t>)</w:t>
      </w:r>
      <w:r w:rsidRPr="002B0F1E">
        <w:rPr>
          <w:color w:val="000000" w:themeColor="text1"/>
          <w:lang w:val="en-US"/>
        </w:rPr>
        <w:t>. These classes have the highest relative abundances in the patient data, and their signal was easiest for pNODE to capture, apparently.</w:t>
      </w:r>
    </w:p>
    <w:p w14:paraId="01BB8862" w14:textId="77777777" w:rsidR="008C7090" w:rsidRPr="00981729" w:rsidRDefault="008C7090" w:rsidP="001529FA">
      <w:pPr>
        <w:ind w:firstLine="720"/>
        <w:rPr>
          <w:color w:val="000000" w:themeColor="text1"/>
        </w:rPr>
      </w:pPr>
      <w:r w:rsidRPr="002B0F1E">
        <w:rPr>
          <w:color w:val="000000" w:themeColor="text1"/>
        </w:rPr>
        <w:t xml:space="preserve">Importantly, because the pNODEs do not impose hard non-negativity constraints on the state space, the generative mode can produce negative values for some taxa. However, these values do not impair the model’s predictive performance and, as we will see later, they may even encode meaningful information because trajectories predicted to be “Bacilli-suppressive” (i.e., dipping below zero) are almost exclusively observed in patients who do not develop </w:t>
      </w:r>
      <w:r w:rsidRPr="002B0F1E">
        <w:rPr>
          <w:i/>
          <w:iCs/>
          <w:color w:val="000000" w:themeColor="text1"/>
        </w:rPr>
        <w:t>Enterococcus</w:t>
      </w:r>
      <w:r w:rsidRPr="002B0F1E">
        <w:rPr>
          <w:color w:val="000000" w:themeColor="text1"/>
        </w:rPr>
        <w:t xml:space="preserve"> bloodstream infection (see Supporting Fig. S3). For this reason, we treat negative values not as biological quantities but as statistical indicators of the model’s learned ecological structure.</w:t>
      </w:r>
      <w:r w:rsidRPr="002B0F1E">
        <w:rPr>
          <w:color w:val="000000" w:themeColor="text1"/>
          <w:lang w:val="en-US"/>
        </w:rPr>
        <w:t xml:space="preserve"> With this in mind, we find that pNODE predicts intestinal dominations (relative abundance &gt;30% for a given taxa) 7 days in advance by </w:t>
      </w:r>
      <w:r w:rsidRPr="002B0F1E">
        <w:rPr>
          <w:iCs/>
          <w:color w:val="000000" w:themeColor="text1"/>
          <w:lang w:val="en-US"/>
        </w:rPr>
        <w:t>Bacilli</w:t>
      </w:r>
      <w:r w:rsidRPr="002B0F1E">
        <w:rPr>
          <w:color w:val="000000" w:themeColor="text1"/>
          <w:lang w:val="en-US"/>
        </w:rPr>
        <w:t xml:space="preserve"> with </w:t>
      </w:r>
      <m:oMath>
        <m:r>
          <w:rPr>
            <w:rFonts w:ascii="Cambria Math" w:hAnsi="Cambria Math"/>
            <w:color w:val="000000" w:themeColor="text1"/>
            <w:lang w:val="en-US"/>
          </w:rPr>
          <m:t>AUC≈0.75</m:t>
        </m:r>
      </m:oMath>
      <w:r w:rsidRPr="002B0F1E">
        <w:rPr>
          <w:color w:val="000000" w:themeColor="text1"/>
          <w:lang w:val="en-US"/>
        </w:rPr>
        <w:t xml:space="preserve"> (including </w:t>
      </w:r>
      <w:r w:rsidRPr="002B0F1E">
        <w:rPr>
          <w:i/>
          <w:color w:val="000000" w:themeColor="text1"/>
          <w:lang w:val="en-US"/>
        </w:rPr>
        <w:t>Enterococcus Faecium</w:t>
      </w:r>
      <w:r w:rsidRPr="002B0F1E">
        <w:rPr>
          <w:color w:val="000000" w:themeColor="text1"/>
          <w:lang w:val="en-US"/>
        </w:rPr>
        <w:t xml:space="preserve">) and </w:t>
      </w:r>
      <w:r w:rsidRPr="002B0F1E">
        <w:rPr>
          <w:iCs/>
          <w:color w:val="000000" w:themeColor="text1"/>
          <w:lang w:val="en-US"/>
        </w:rPr>
        <w:t>Gammaproteobacteria</w:t>
      </w:r>
      <w:r w:rsidRPr="00981729">
        <w:rPr>
          <w:color w:val="000000" w:themeColor="text1"/>
          <w:lang w:val="en-US"/>
        </w:rPr>
        <w:t xml:space="preserve"> with </w:t>
      </w:r>
      <m:oMath>
        <m:r>
          <w:rPr>
            <w:rFonts w:ascii="Cambria Math" w:hAnsi="Cambria Math"/>
            <w:color w:val="000000" w:themeColor="text1"/>
            <w:lang w:val="en-US"/>
          </w:rPr>
          <m:t>AUC≈0.68</m:t>
        </m:r>
      </m:oMath>
      <w:r w:rsidRPr="00981729">
        <w:rPr>
          <w:color w:val="000000" w:themeColor="text1"/>
          <w:lang w:val="en-US"/>
        </w:rPr>
        <w:t xml:space="preserve"> (including </w:t>
      </w:r>
      <w:r w:rsidRPr="00981729">
        <w:rPr>
          <w:i/>
          <w:color w:val="000000" w:themeColor="text1"/>
          <w:lang w:val="en-US"/>
        </w:rPr>
        <w:t>Escherichia coli</w:t>
      </w:r>
      <w:r w:rsidRPr="00981729">
        <w:rPr>
          <w:color w:val="000000" w:themeColor="text1"/>
          <w:lang w:val="en-US"/>
        </w:rPr>
        <w:t xml:space="preserve"> and </w:t>
      </w:r>
      <w:r w:rsidRPr="00981729">
        <w:rPr>
          <w:i/>
          <w:color w:val="000000" w:themeColor="text1"/>
          <w:lang w:val="en-US"/>
        </w:rPr>
        <w:t>Klebsiella</w:t>
      </w:r>
      <w:r w:rsidRPr="00981729">
        <w:rPr>
          <w:color w:val="000000" w:themeColor="text1"/>
          <w:lang w:val="en-US"/>
        </w:rPr>
        <w:t xml:space="preserve">). The pNODE predicts Bacilli dominations 30 days in advance with </w:t>
      </w:r>
      <m:oMath>
        <m:r>
          <w:rPr>
            <w:rFonts w:ascii="Cambria Math" w:hAnsi="Cambria Math"/>
            <w:color w:val="000000" w:themeColor="text1"/>
            <w:lang w:val="en-US"/>
          </w:rPr>
          <m:t>AUC≈0.82</m:t>
        </m:r>
      </m:oMath>
      <w:r w:rsidRPr="00981729">
        <w:rPr>
          <w:color w:val="000000" w:themeColor="text1"/>
          <w:lang w:val="en-US"/>
        </w:rPr>
        <w:t xml:space="preserve">; for 30days in advance, predicting </w:t>
      </w:r>
      <w:r w:rsidRPr="00981729">
        <w:rPr>
          <w:iCs/>
          <w:color w:val="000000" w:themeColor="text1"/>
          <w:lang w:val="en-US"/>
        </w:rPr>
        <w:t xml:space="preserve">Gammaproteobacteria becomes more challenging and drops to </w:t>
      </w:r>
      <m:oMath>
        <m:r>
          <w:rPr>
            <w:rFonts w:ascii="Cambria Math" w:hAnsi="Cambria Math"/>
            <w:color w:val="000000" w:themeColor="text1"/>
            <w:lang w:val="en-US"/>
          </w:rPr>
          <m:t>AUC≈0.55</m:t>
        </m:r>
      </m:oMath>
      <w:r w:rsidRPr="00981729">
        <w:rPr>
          <w:color w:val="000000" w:themeColor="text1"/>
          <w:lang w:val="en-US"/>
        </w:rPr>
        <w:t>.</w:t>
      </w:r>
    </w:p>
    <w:p w14:paraId="126BC024" w14:textId="77777777" w:rsidR="008C7090" w:rsidRPr="00D75A87" w:rsidRDefault="008C7090" w:rsidP="00F306F4">
      <w:pPr>
        <w:ind w:firstLine="720"/>
        <w:rPr>
          <w:color w:val="000000" w:themeColor="text1"/>
          <w:lang w:val="en-US"/>
        </w:rPr>
      </w:pPr>
      <w:r w:rsidRPr="00D75A87">
        <w:rPr>
          <w:color w:val="000000" w:themeColor="text1"/>
          <w:lang w:val="en-US"/>
        </w:rPr>
        <w:t xml:space="preserve">To accurately compare pNODE model performance with a traditional gLV-based inference, we restrict the data to microbiota samples with absolute abundance measurements available since the gLV model assumes abundances used for training are absolute, not relative. We used only the subset of clinical microbiome data for which we had 16S rRNA absolute abundances available </w:t>
      </w:r>
      <w:hyperlink r:id="rId32" w:history="1">
        <w:r>
          <w:rPr>
            <w:rFonts w:eastAsia="Times New Roman"/>
          </w:rPr>
          <w:t>(Liao et al. 2021)</w:t>
        </w:r>
      </w:hyperlink>
      <w:r w:rsidRPr="00D75A87">
        <w:rPr>
          <w:color w:val="000000" w:themeColor="text1"/>
          <w:lang w:val="en-US"/>
        </w:rPr>
        <w:t>. We trained both a gLV and pNODE model on this subset, using absolute abundance measurements to train the gLV and the original relative abundance measurements to train the pNODE. Then, we compare their performance by running both models in generative mode to predict microbiota population dynamics in the next 7 days on held-out data. We also compared with a naive model that assumes that all subsequent timepoints equaled the abundances of the initial sample (the microbiome population is constant in time).</w:t>
      </w:r>
    </w:p>
    <w:p w14:paraId="4AB6E2D2" w14:textId="77777777" w:rsidR="008C7090" w:rsidRPr="00D75A87" w:rsidRDefault="008C7090" w:rsidP="003B1C51">
      <w:pPr>
        <w:ind w:firstLine="720"/>
        <w:rPr>
          <w:color w:val="000000" w:themeColor="text1"/>
        </w:rPr>
      </w:pPr>
      <w:r w:rsidRPr="00D75A87">
        <w:rPr>
          <w:color w:val="000000" w:themeColor="text1"/>
          <w:lang w:val="en-US"/>
        </w:rPr>
        <w:t xml:space="preserve">The results showed that pNODE achieves Pearson </w:t>
      </w:r>
      <m:oMath>
        <m:sSup>
          <m:sSupPr>
            <m:ctrlPr>
              <w:rPr>
                <w:rFonts w:ascii="Cambria Math" w:hAnsi="Cambria Math"/>
                <w:i/>
                <w:color w:val="000000" w:themeColor="text1"/>
                <w:lang w:val="en-US"/>
              </w:rPr>
            </m:ctrlPr>
          </m:sSupPr>
          <m:e>
            <m:r>
              <w:rPr>
                <w:rFonts w:ascii="Cambria Math" w:hAnsi="Cambria Math"/>
                <w:color w:val="000000" w:themeColor="text1"/>
                <w:lang w:val="en-US"/>
              </w:rPr>
              <m:t>R</m:t>
            </m:r>
          </m:e>
          <m:sup>
            <m:r>
              <w:rPr>
                <w:rFonts w:ascii="Cambria Math" w:hAnsi="Cambria Math"/>
                <w:color w:val="000000" w:themeColor="text1"/>
                <w:lang w:val="en-US"/>
              </w:rPr>
              <m:t>2</m:t>
            </m:r>
          </m:sup>
        </m:sSup>
        <m:r>
          <w:rPr>
            <w:rFonts w:ascii="Cambria Math" w:hAnsi="Cambria Math"/>
            <w:color w:val="000000" w:themeColor="text1"/>
            <w:lang w:val="en-US"/>
          </w:rPr>
          <m:t>≈0.6</m:t>
        </m:r>
      </m:oMath>
      <w:r w:rsidRPr="00D75A87">
        <w:rPr>
          <w:color w:val="000000" w:themeColor="text1"/>
          <w:lang w:val="en-US"/>
        </w:rPr>
        <w:t xml:space="preserve">4, while the gLV achieves </w:t>
      </w:r>
      <m:oMath>
        <m:sSup>
          <m:sSupPr>
            <m:ctrlPr>
              <w:rPr>
                <w:rFonts w:ascii="Cambria Math" w:hAnsi="Cambria Math"/>
                <w:i/>
                <w:color w:val="000000" w:themeColor="text1"/>
                <w:lang w:val="en-US"/>
              </w:rPr>
            </m:ctrlPr>
          </m:sSupPr>
          <m:e>
            <m:r>
              <w:rPr>
                <w:rFonts w:ascii="Cambria Math" w:hAnsi="Cambria Math"/>
                <w:color w:val="000000" w:themeColor="text1"/>
                <w:lang w:val="en-US"/>
              </w:rPr>
              <m:t>R</m:t>
            </m:r>
          </m:e>
          <m:sup>
            <m:r>
              <w:rPr>
                <w:rFonts w:ascii="Cambria Math" w:hAnsi="Cambria Math"/>
                <w:color w:val="000000" w:themeColor="text1"/>
                <w:lang w:val="en-US"/>
              </w:rPr>
              <m:t>2</m:t>
            </m:r>
          </m:sup>
        </m:sSup>
        <m:r>
          <w:rPr>
            <w:rFonts w:ascii="Cambria Math" w:hAnsi="Cambria Math"/>
            <w:color w:val="000000" w:themeColor="text1"/>
            <w:lang w:val="en-US"/>
          </w:rPr>
          <m:t>≈0.172</m:t>
        </m:r>
      </m:oMath>
      <w:r w:rsidRPr="00D75A87">
        <w:rPr>
          <w:color w:val="000000" w:themeColor="text1"/>
          <w:lang w:val="en-US"/>
        </w:rPr>
        <w:t xml:space="preserve"> (both predicting on held-out data). The constant model produced an </w:t>
      </w:r>
      <m:oMath>
        <m:sSup>
          <m:sSupPr>
            <m:ctrlPr>
              <w:rPr>
                <w:rFonts w:ascii="Cambria Math" w:hAnsi="Cambria Math"/>
                <w:i/>
                <w:color w:val="000000" w:themeColor="text1"/>
                <w:lang w:val="en-US"/>
              </w:rPr>
            </m:ctrlPr>
          </m:sSupPr>
          <m:e>
            <m:r>
              <w:rPr>
                <w:rFonts w:ascii="Cambria Math" w:hAnsi="Cambria Math"/>
                <w:color w:val="000000" w:themeColor="text1"/>
                <w:lang w:val="en-US"/>
              </w:rPr>
              <m:t>R</m:t>
            </m:r>
          </m:e>
          <m:sup>
            <m:r>
              <w:rPr>
                <w:rFonts w:ascii="Cambria Math" w:hAnsi="Cambria Math"/>
                <w:color w:val="000000" w:themeColor="text1"/>
                <w:lang w:val="en-US"/>
              </w:rPr>
              <m:t>2</m:t>
            </m:r>
          </m:sup>
        </m:sSup>
        <m:r>
          <w:rPr>
            <w:rFonts w:ascii="Cambria Math" w:hAnsi="Cambria Math"/>
            <w:color w:val="000000" w:themeColor="text1"/>
            <w:lang w:val="en-US"/>
          </w:rPr>
          <m:t>≈0.55</m:t>
        </m:r>
      </m:oMath>
      <w:r w:rsidRPr="00D75A87">
        <w:rPr>
          <w:color w:val="000000" w:themeColor="text1"/>
          <w:lang w:val="en-US"/>
        </w:rPr>
        <w:t xml:space="preserve"> for the same dataset, indicating the pNODE performed better and the gLV performed worse that a model assuming no dynamics. When we changed the test prediction window size, the pNODE continued to outperform both the gLV and the constant model (Fig. 3C). These results support the notion that the pNODE is a strong candidate for building predictive models of clinical events, such as the occurrence of a gut-borne infection. </w:t>
      </w:r>
    </w:p>
    <w:p w14:paraId="6528768B" w14:textId="77777777" w:rsidR="008C7090" w:rsidRPr="00D75A87" w:rsidRDefault="008C7090" w:rsidP="002439E8">
      <w:pPr>
        <w:rPr>
          <w:color w:val="000000" w:themeColor="text1"/>
        </w:rPr>
      </w:pPr>
    </w:p>
    <w:p w14:paraId="5C588DAF" w14:textId="77777777" w:rsidR="008C7090" w:rsidRPr="00D75A87" w:rsidRDefault="008C7090" w:rsidP="001B2ACB">
      <w:pPr>
        <w:rPr>
          <w:b/>
          <w:bCs/>
          <w:color w:val="000000" w:themeColor="text1"/>
          <w:lang w:val="en-US"/>
        </w:rPr>
      </w:pPr>
      <w:r w:rsidRPr="00D75A87">
        <w:rPr>
          <w:b/>
          <w:bCs/>
          <w:color w:val="000000" w:themeColor="text1"/>
        </w:rPr>
        <w:t>Running pre-trained pNODE in generative mode predicts patients with bloodstream infections</w:t>
      </w:r>
      <w:r w:rsidRPr="00D75A87">
        <w:rPr>
          <w:b/>
          <w:bCs/>
          <w:i/>
          <w:iCs/>
          <w:color w:val="000000" w:themeColor="text1"/>
          <w:lang w:val="en-US"/>
        </w:rPr>
        <w:t>.</w:t>
      </w:r>
    </w:p>
    <w:p w14:paraId="4C404E96" w14:textId="77777777" w:rsidR="008C7090" w:rsidRPr="00D75A87" w:rsidRDefault="008C7090" w:rsidP="001B2ACB">
      <w:pPr>
        <w:rPr>
          <w:color w:val="000000" w:themeColor="text1"/>
          <w:lang w:val="en-US"/>
        </w:rPr>
      </w:pPr>
      <w:r w:rsidRPr="00D75A87">
        <w:rPr>
          <w:bCs/>
          <w:color w:val="000000" w:themeColor="text1"/>
        </w:rPr>
        <w:t>We next tested the pNODE's</w:t>
      </w:r>
      <w:r w:rsidRPr="00D75A87">
        <w:rPr>
          <w:color w:val="000000" w:themeColor="text1"/>
          <w:lang w:val="en-US"/>
        </w:rPr>
        <w:t xml:space="preserve"> ability to predict bloodstream infections </w:t>
      </w:r>
      <w:bookmarkStart w:id="8" w:name="OLE_LINK1"/>
      <w:r w:rsidRPr="00D75A87">
        <w:rPr>
          <w:color w:val="000000" w:themeColor="text1"/>
          <w:lang w:val="en-US"/>
        </w:rPr>
        <w:t>(Fig. 4A)</w:t>
      </w:r>
      <w:bookmarkEnd w:id="8"/>
      <w:r w:rsidRPr="00D75A87">
        <w:rPr>
          <w:color w:val="000000" w:themeColor="text1"/>
          <w:lang w:val="en-US"/>
        </w:rPr>
        <w:t xml:space="preserve">, a task for which it had not been trained. For this task, we took a pre-trained pNODE model and provided it with an initial input microbiota sample of relative abundances, a prediction window size </w:t>
      </w:r>
      <m:oMath>
        <m:r>
          <w:rPr>
            <w:rFonts w:ascii="Cambria Math" w:hAnsi="Cambria Math"/>
            <w:color w:val="000000" w:themeColor="text1"/>
            <w:lang w:val="en-US"/>
          </w:rPr>
          <m:t>d</m:t>
        </m:r>
      </m:oMath>
      <w:r w:rsidRPr="00D75A87">
        <w:rPr>
          <w:color w:val="000000" w:themeColor="text1"/>
          <w:lang w:val="en-US"/>
        </w:rPr>
        <w:t xml:space="preserve">, and the timeline of antibiotics administered in that time window. Then, we used the output generated by the pNODE and calculated the mean predicted relative abundance of </w:t>
      </w:r>
      <w:r w:rsidRPr="00D75A87">
        <w:rPr>
          <w:i/>
          <w:iCs/>
          <w:color w:val="000000" w:themeColor="text1"/>
          <w:lang w:val="en-US"/>
        </w:rPr>
        <w:t>Bacilli</w:t>
      </w:r>
      <w:r w:rsidRPr="00D75A87">
        <w:rPr>
          <w:color w:val="000000" w:themeColor="text1"/>
          <w:lang w:val="en-US"/>
        </w:rPr>
        <w:t xml:space="preserve"> over </w:t>
      </w:r>
      <m:oMath>
        <m:r>
          <w:rPr>
            <w:rFonts w:ascii="Cambria Math" w:hAnsi="Cambria Math"/>
            <w:color w:val="000000" w:themeColor="text1"/>
            <w:lang w:val="en-US"/>
          </w:rPr>
          <m:t>d</m:t>
        </m:r>
      </m:oMath>
      <w:r w:rsidRPr="00D75A87">
        <w:rPr>
          <w:rFonts w:eastAsia="Times New Roman"/>
          <w:color w:val="000000" w:themeColor="text1"/>
          <w:lang w:val="en-US"/>
        </w:rPr>
        <w:t xml:space="preserve"> </w:t>
      </w:r>
      <w:r w:rsidRPr="00D75A87">
        <w:rPr>
          <w:color w:val="000000" w:themeColor="text1"/>
          <w:lang w:val="en-US"/>
        </w:rPr>
        <w:t xml:space="preserve">days. This mean value is used as a ‘score’ to predict the occurrence of an </w:t>
      </w:r>
      <w:r w:rsidRPr="00D75A87">
        <w:rPr>
          <w:i/>
          <w:iCs/>
          <w:color w:val="000000" w:themeColor="text1"/>
          <w:lang w:val="en-US"/>
        </w:rPr>
        <w:t>Enterococcus</w:t>
      </w:r>
      <w:r w:rsidRPr="00D75A87">
        <w:rPr>
          <w:color w:val="000000" w:themeColor="text1"/>
          <w:lang w:val="en-US"/>
        </w:rPr>
        <w:t xml:space="preserve"> infection in the </w:t>
      </w:r>
      <w:r w:rsidRPr="00D75A87">
        <w:rPr>
          <w:color w:val="000000" w:themeColor="text1"/>
          <w:lang w:val="en-US"/>
        </w:rPr>
        <w:lastRenderedPageBreak/>
        <w:t xml:space="preserve">window of </w:t>
      </w:r>
      <m:oMath>
        <m:r>
          <w:rPr>
            <w:rFonts w:ascii="Cambria Math" w:hAnsi="Cambria Math"/>
            <w:color w:val="000000" w:themeColor="text1"/>
            <w:lang w:val="en-US"/>
          </w:rPr>
          <m:t>d</m:t>
        </m:r>
      </m:oMath>
      <w:r w:rsidRPr="00D75A87">
        <w:rPr>
          <w:rFonts w:eastAsia="Times New Roman"/>
          <w:color w:val="000000" w:themeColor="text1"/>
          <w:lang w:val="en-US"/>
        </w:rPr>
        <w:t xml:space="preserve"> </w:t>
      </w:r>
      <w:r w:rsidRPr="00D75A87">
        <w:rPr>
          <w:color w:val="000000" w:themeColor="text1"/>
          <w:lang w:val="en-US"/>
        </w:rPr>
        <w:t xml:space="preserve">days (a binary outcome). </w:t>
      </w:r>
      <w:r w:rsidRPr="00D75A87">
        <w:rPr>
          <w:color w:val="000000" w:themeColor="text1"/>
        </w:rPr>
        <w:t>Using these scores and the corresponding binary infection outcomes, we compute ROC curves and AUC values (</w:t>
      </w:r>
      <w:r w:rsidRPr="00D75A87">
        <w:rPr>
          <w:color w:val="000000" w:themeColor="text1"/>
          <w:lang w:val="en-US"/>
        </w:rPr>
        <w:t>supporting figure S3</w:t>
      </w:r>
      <w:r w:rsidRPr="00D75A87">
        <w:rPr>
          <w:color w:val="000000" w:themeColor="text1"/>
        </w:rPr>
        <w:t>).</w:t>
      </w:r>
    </w:p>
    <w:p w14:paraId="5A13AC6E" w14:textId="77777777" w:rsidR="008C7090" w:rsidRPr="00D75A87" w:rsidRDefault="008C7090" w:rsidP="003B1C51">
      <w:pPr>
        <w:ind w:firstLine="720"/>
        <w:rPr>
          <w:rFonts w:eastAsia="Times New Roman"/>
          <w:color w:val="000000" w:themeColor="text1"/>
          <w:lang w:val="en-US"/>
        </w:rPr>
      </w:pPr>
      <w:r w:rsidRPr="00D75A87">
        <w:rPr>
          <w:rFonts w:eastAsia="Times New Roman"/>
          <w:color w:val="000000" w:themeColor="text1"/>
          <w:lang w:val="en-US"/>
        </w:rPr>
        <w:t xml:space="preserve">To contextualize the performance of the generative pNODE, we compared it against several alternative predictors, including baselines derived directly from ground-truth microbiota measurements. For each method, the goal was to assign a scalar score for infection risk within the next </w:t>
      </w:r>
      <m:oMath>
        <m:r>
          <w:rPr>
            <w:rFonts w:ascii="Cambria Math" w:hAnsi="Cambria Math"/>
            <w:color w:val="000000" w:themeColor="text1"/>
            <w:lang w:val="en-US"/>
          </w:rPr>
          <m:t>d</m:t>
        </m:r>
      </m:oMath>
      <w:r w:rsidRPr="00D75A87">
        <w:rPr>
          <w:rFonts w:eastAsia="Times New Roman"/>
          <w:color w:val="000000" w:themeColor="text1"/>
          <w:lang w:val="en-US"/>
        </w:rPr>
        <w:t xml:space="preserve"> days. The following comparison models were evaluated:</w:t>
      </w:r>
    </w:p>
    <w:p w14:paraId="3FCACCEE" w14:textId="77777777" w:rsidR="008C7090" w:rsidRPr="00D75A87" w:rsidRDefault="008C7090" w:rsidP="003B1C51">
      <w:pPr>
        <w:rPr>
          <w:rFonts w:eastAsia="Times New Roman"/>
          <w:color w:val="000000" w:themeColor="text1"/>
          <w:lang w:val="en-US"/>
        </w:rPr>
      </w:pPr>
      <w:r w:rsidRPr="00D75A87">
        <w:rPr>
          <w:rFonts w:eastAsia="Times New Roman"/>
          <w:b/>
          <w:bCs/>
          <w:color w:val="000000" w:themeColor="text1"/>
          <w:lang w:val="en-US"/>
        </w:rPr>
        <w:t>1. Initial Bacilli abundance (baseline):</w:t>
      </w:r>
    </w:p>
    <w:p w14:paraId="62249F8D" w14:textId="77777777" w:rsidR="008C7090" w:rsidRPr="00D75A87" w:rsidRDefault="008C7090" w:rsidP="003B1C51">
      <w:pPr>
        <w:pStyle w:val="ListParagraph"/>
        <w:numPr>
          <w:ilvl w:val="0"/>
          <w:numId w:val="7"/>
        </w:numPr>
        <w:rPr>
          <w:rFonts w:eastAsia="Times New Roman"/>
          <w:color w:val="000000" w:themeColor="text1"/>
          <w:lang w:val="en-US"/>
        </w:rPr>
      </w:pPr>
      <w:r w:rsidRPr="00D75A87">
        <w:rPr>
          <w:rFonts w:eastAsia="Times New Roman"/>
          <w:color w:val="000000" w:themeColor="text1"/>
          <w:lang w:val="en-US"/>
        </w:rPr>
        <w:t>Score is Bacilli relative abundance in the initial sample</w:t>
      </w:r>
    </w:p>
    <w:p w14:paraId="3209BCF0" w14:textId="77777777" w:rsidR="008C7090" w:rsidRPr="00D75A87" w:rsidRDefault="008C7090" w:rsidP="003B1C51">
      <w:pPr>
        <w:pStyle w:val="ListParagraph"/>
        <w:numPr>
          <w:ilvl w:val="0"/>
          <w:numId w:val="7"/>
        </w:numPr>
        <w:rPr>
          <w:rFonts w:eastAsia="Times New Roman"/>
          <w:color w:val="000000" w:themeColor="text1"/>
          <w:lang w:val="en-US"/>
        </w:rPr>
      </w:pPr>
      <w:r w:rsidRPr="00D75A87">
        <w:rPr>
          <w:rFonts w:eastAsia="Times New Roman"/>
          <w:color w:val="000000" w:themeColor="text1"/>
          <w:lang w:val="en-US"/>
        </w:rPr>
        <w:t>Represents the simplest plausible clinical predictor</w:t>
      </w:r>
    </w:p>
    <w:p w14:paraId="3AA21F6D" w14:textId="77777777" w:rsidR="008C7090" w:rsidRPr="00D75A87" w:rsidRDefault="008C7090" w:rsidP="003B1C51">
      <w:pPr>
        <w:rPr>
          <w:rFonts w:eastAsia="Times New Roman"/>
          <w:color w:val="000000" w:themeColor="text1"/>
          <w:lang w:val="en-US"/>
        </w:rPr>
      </w:pPr>
      <w:r w:rsidRPr="00D75A87">
        <w:rPr>
          <w:rFonts w:eastAsia="Times New Roman"/>
          <w:b/>
          <w:bCs/>
          <w:color w:val="000000" w:themeColor="text1"/>
          <w:lang w:val="en-US"/>
        </w:rPr>
        <w:t>2. Ground-truth mean Bacilli abundance:</w:t>
      </w:r>
    </w:p>
    <w:p w14:paraId="789C6313" w14:textId="77777777" w:rsidR="008C7090" w:rsidRPr="00D75A87" w:rsidRDefault="008C7090" w:rsidP="003B1C51">
      <w:pPr>
        <w:pStyle w:val="ListParagraph"/>
        <w:numPr>
          <w:ilvl w:val="0"/>
          <w:numId w:val="8"/>
        </w:numPr>
        <w:rPr>
          <w:rFonts w:eastAsia="Times New Roman"/>
          <w:color w:val="000000" w:themeColor="text1"/>
          <w:lang w:val="en-US"/>
        </w:rPr>
      </w:pPr>
      <w:r w:rsidRPr="00D75A87">
        <w:rPr>
          <w:rFonts w:eastAsia="Times New Roman"/>
          <w:color w:val="000000" w:themeColor="text1"/>
          <w:lang w:val="en-US"/>
        </w:rPr>
        <w:t xml:space="preserve">Score is mean of measured Bacilli values within the </w:t>
      </w:r>
      <m:oMath>
        <m:r>
          <w:rPr>
            <w:rFonts w:ascii="Cambria Math" w:hAnsi="Cambria Math"/>
            <w:color w:val="000000" w:themeColor="text1"/>
            <w:lang w:val="en-US"/>
          </w:rPr>
          <m:t>d</m:t>
        </m:r>
      </m:oMath>
      <w:r w:rsidRPr="00D75A87">
        <w:rPr>
          <w:rFonts w:eastAsia="Times New Roman"/>
          <w:color w:val="000000" w:themeColor="text1"/>
          <w:lang w:val="en-US"/>
        </w:rPr>
        <w:t>-day window</w:t>
      </w:r>
    </w:p>
    <w:p w14:paraId="2291BEE0" w14:textId="77777777" w:rsidR="008C7090" w:rsidRPr="00D75A87" w:rsidRDefault="008C7090" w:rsidP="003B1C51">
      <w:pPr>
        <w:pStyle w:val="ListParagraph"/>
        <w:numPr>
          <w:ilvl w:val="0"/>
          <w:numId w:val="8"/>
        </w:numPr>
        <w:rPr>
          <w:rFonts w:eastAsia="Times New Roman"/>
          <w:color w:val="000000" w:themeColor="text1"/>
          <w:lang w:val="en-US"/>
        </w:rPr>
      </w:pPr>
      <w:r w:rsidRPr="00D75A87">
        <w:rPr>
          <w:rFonts w:eastAsia="Times New Roman"/>
          <w:color w:val="000000" w:themeColor="text1"/>
          <w:lang w:val="en-US"/>
        </w:rPr>
        <w:t>This uses actual measurements (targets), not model predictions</w:t>
      </w:r>
    </w:p>
    <w:p w14:paraId="4C544B4D" w14:textId="77777777" w:rsidR="008C7090" w:rsidRPr="00D75A87" w:rsidRDefault="008C7090" w:rsidP="003B1C51">
      <w:pPr>
        <w:rPr>
          <w:rFonts w:eastAsia="Times New Roman"/>
          <w:color w:val="000000" w:themeColor="text1"/>
          <w:lang w:val="en-US"/>
        </w:rPr>
      </w:pPr>
      <w:r w:rsidRPr="00D75A87">
        <w:rPr>
          <w:rFonts w:eastAsia="Times New Roman"/>
          <w:b/>
          <w:bCs/>
          <w:color w:val="000000" w:themeColor="text1"/>
          <w:lang w:val="en-US"/>
        </w:rPr>
        <w:t>3. Ground-truth maximum Bacilli abundance</w:t>
      </w:r>
    </w:p>
    <w:p w14:paraId="58D99E17" w14:textId="77777777" w:rsidR="008C7090" w:rsidRPr="00D75A87" w:rsidRDefault="008C7090" w:rsidP="003B1C51">
      <w:pPr>
        <w:pStyle w:val="ListParagraph"/>
        <w:numPr>
          <w:ilvl w:val="0"/>
          <w:numId w:val="9"/>
        </w:numPr>
        <w:rPr>
          <w:rFonts w:eastAsia="Times New Roman"/>
          <w:color w:val="000000" w:themeColor="text1"/>
          <w:lang w:val="en-US"/>
        </w:rPr>
      </w:pPr>
      <w:r w:rsidRPr="00D75A87">
        <w:rPr>
          <w:rFonts w:eastAsia="Times New Roman"/>
          <w:color w:val="000000" w:themeColor="text1"/>
          <w:lang w:val="en-US"/>
        </w:rPr>
        <w:t xml:space="preserve">Score is maximum </w:t>
      </w:r>
      <w:r w:rsidRPr="00D75A87">
        <w:rPr>
          <w:rFonts w:eastAsia="Times New Roman"/>
          <w:i/>
          <w:iCs/>
          <w:color w:val="000000" w:themeColor="text1"/>
          <w:lang w:val="en-US"/>
        </w:rPr>
        <w:t>measured</w:t>
      </w:r>
      <w:r w:rsidRPr="00D75A87">
        <w:rPr>
          <w:rFonts w:eastAsia="Times New Roman"/>
          <w:color w:val="000000" w:themeColor="text1"/>
          <w:lang w:val="en-US"/>
        </w:rPr>
        <w:t xml:space="preserve"> Bacilli value within the </w:t>
      </w:r>
      <m:oMath>
        <m:r>
          <w:rPr>
            <w:rFonts w:ascii="Cambria Math" w:hAnsi="Cambria Math"/>
            <w:color w:val="000000" w:themeColor="text1"/>
            <w:lang w:val="en-US"/>
          </w:rPr>
          <m:t>d</m:t>
        </m:r>
      </m:oMath>
      <w:r w:rsidRPr="00D75A87">
        <w:rPr>
          <w:rFonts w:eastAsia="Times New Roman"/>
          <w:color w:val="000000" w:themeColor="text1"/>
          <w:lang w:val="en-US"/>
        </w:rPr>
        <w:t>-day window</w:t>
      </w:r>
    </w:p>
    <w:p w14:paraId="2F92BF62" w14:textId="77777777" w:rsidR="008C7090" w:rsidRPr="00D75A87" w:rsidRDefault="008C7090" w:rsidP="003B1C51">
      <w:pPr>
        <w:pStyle w:val="ListParagraph"/>
        <w:numPr>
          <w:ilvl w:val="0"/>
          <w:numId w:val="9"/>
        </w:numPr>
        <w:rPr>
          <w:rFonts w:eastAsia="Times New Roman"/>
          <w:color w:val="000000" w:themeColor="text1"/>
          <w:lang w:val="en-US"/>
        </w:rPr>
      </w:pPr>
      <w:r w:rsidRPr="00D75A87">
        <w:rPr>
          <w:rFonts w:eastAsia="Times New Roman"/>
          <w:color w:val="000000" w:themeColor="text1"/>
          <w:lang w:val="en-US"/>
        </w:rPr>
        <w:t>Captures worst-case Bacilli expansion (linked to domination events)</w:t>
      </w:r>
    </w:p>
    <w:p w14:paraId="2BC4E313" w14:textId="77777777" w:rsidR="008C7090" w:rsidRPr="00D75A87" w:rsidRDefault="008C7090" w:rsidP="003B1C51">
      <w:pPr>
        <w:rPr>
          <w:rFonts w:eastAsia="Times New Roman"/>
          <w:color w:val="000000" w:themeColor="text1"/>
          <w:lang w:val="en-US"/>
        </w:rPr>
      </w:pPr>
      <w:r w:rsidRPr="00D75A87">
        <w:rPr>
          <w:rFonts w:eastAsia="Times New Roman"/>
          <w:b/>
          <w:bCs/>
          <w:color w:val="000000" w:themeColor="text1"/>
          <w:lang w:val="en-US"/>
        </w:rPr>
        <w:t>4. Ground-truth interpolated Bacilli abundance</w:t>
      </w:r>
    </w:p>
    <w:p w14:paraId="3B482CE4" w14:textId="77777777" w:rsidR="008C7090" w:rsidRPr="00D75A87" w:rsidRDefault="008C7090" w:rsidP="003B1C51">
      <w:pPr>
        <w:pStyle w:val="ListParagraph"/>
        <w:numPr>
          <w:ilvl w:val="0"/>
          <w:numId w:val="10"/>
        </w:numPr>
        <w:rPr>
          <w:rFonts w:eastAsia="Times New Roman"/>
          <w:color w:val="000000" w:themeColor="text1"/>
          <w:lang w:val="en-US"/>
        </w:rPr>
      </w:pPr>
      <w:r w:rsidRPr="00D75A87">
        <w:rPr>
          <w:rFonts w:eastAsia="Times New Roman"/>
          <w:color w:val="000000" w:themeColor="text1"/>
          <w:lang w:val="en-US"/>
        </w:rPr>
        <w:t xml:space="preserve">We perform constant interpolation across all samples in the </w:t>
      </w:r>
      <m:oMath>
        <m:r>
          <w:rPr>
            <w:rFonts w:ascii="Cambria Math" w:hAnsi="Cambria Math"/>
            <w:color w:val="000000" w:themeColor="text1"/>
            <w:lang w:val="en-US"/>
          </w:rPr>
          <m:t>d</m:t>
        </m:r>
      </m:oMath>
      <w:r w:rsidRPr="00D75A87">
        <w:rPr>
          <w:rFonts w:eastAsia="Times New Roman"/>
          <w:color w:val="000000" w:themeColor="text1"/>
          <w:lang w:val="en-US"/>
        </w:rPr>
        <w:t>-day window</w:t>
      </w:r>
    </w:p>
    <w:p w14:paraId="5AEEEA43" w14:textId="77777777" w:rsidR="008C7090" w:rsidRPr="00D75A87" w:rsidRDefault="008C7090" w:rsidP="003B1C51">
      <w:pPr>
        <w:pStyle w:val="ListParagraph"/>
        <w:numPr>
          <w:ilvl w:val="0"/>
          <w:numId w:val="10"/>
        </w:numPr>
        <w:rPr>
          <w:rFonts w:eastAsia="Times New Roman"/>
          <w:color w:val="000000" w:themeColor="text1"/>
          <w:lang w:val="en-US"/>
        </w:rPr>
      </w:pPr>
      <w:r w:rsidRPr="00D75A87">
        <w:rPr>
          <w:rFonts w:eastAsia="Times New Roman"/>
          <w:color w:val="000000" w:themeColor="text1"/>
          <w:lang w:val="en-US"/>
        </w:rPr>
        <w:t>Score is mean of the interpolated trajectory</w:t>
      </w:r>
    </w:p>
    <w:p w14:paraId="1A9DF877" w14:textId="77777777" w:rsidR="008C7090" w:rsidRPr="00D75A87" w:rsidRDefault="008C7090" w:rsidP="003B1C51">
      <w:pPr>
        <w:pStyle w:val="ListParagraph"/>
        <w:numPr>
          <w:ilvl w:val="0"/>
          <w:numId w:val="10"/>
        </w:numPr>
        <w:rPr>
          <w:rFonts w:eastAsia="Times New Roman"/>
          <w:color w:val="000000" w:themeColor="text1"/>
          <w:lang w:val="en-US"/>
        </w:rPr>
      </w:pPr>
      <w:r w:rsidRPr="00D75A87">
        <w:rPr>
          <w:rFonts w:eastAsia="Times New Roman"/>
          <w:color w:val="000000" w:themeColor="text1"/>
          <w:lang w:val="en-US"/>
        </w:rPr>
        <w:t>Gives an approximation of true Bacilli dynamics despite sparse sampling</w:t>
      </w:r>
    </w:p>
    <w:p w14:paraId="3951A4D4" w14:textId="77777777" w:rsidR="008C7090" w:rsidRPr="00D75A87" w:rsidRDefault="008C7090" w:rsidP="003B1C51">
      <w:pPr>
        <w:rPr>
          <w:rFonts w:eastAsia="Times New Roman"/>
          <w:color w:val="000000" w:themeColor="text1"/>
          <w:lang w:val="en-US"/>
        </w:rPr>
      </w:pPr>
      <w:r w:rsidRPr="00D75A87">
        <w:rPr>
          <w:rFonts w:eastAsia="Times New Roman"/>
          <w:b/>
          <w:bCs/>
          <w:color w:val="000000" w:themeColor="text1"/>
          <w:lang w:val="en-US"/>
        </w:rPr>
        <w:t>5. pNODE generative prediction (our method)</w:t>
      </w:r>
    </w:p>
    <w:p w14:paraId="0C2D2A51" w14:textId="77777777" w:rsidR="008C7090" w:rsidRPr="00D75A87" w:rsidRDefault="008C7090" w:rsidP="003B1C51">
      <w:pPr>
        <w:pStyle w:val="ListParagraph"/>
        <w:numPr>
          <w:ilvl w:val="0"/>
          <w:numId w:val="11"/>
        </w:numPr>
        <w:rPr>
          <w:rFonts w:eastAsia="Times New Roman"/>
          <w:color w:val="000000" w:themeColor="text1"/>
          <w:lang w:val="en-US"/>
        </w:rPr>
      </w:pPr>
      <w:r w:rsidRPr="00D75A87">
        <w:rPr>
          <w:rFonts w:eastAsia="Times New Roman"/>
          <w:color w:val="000000" w:themeColor="text1"/>
          <w:lang w:val="en-US"/>
        </w:rPr>
        <w:t xml:space="preserve">Score is mean of pNODE-generated Bacilli values within the </w:t>
      </w:r>
      <m:oMath>
        <m:r>
          <w:rPr>
            <w:rFonts w:ascii="Cambria Math" w:hAnsi="Cambria Math"/>
            <w:color w:val="000000" w:themeColor="text1"/>
            <w:lang w:val="en-US"/>
          </w:rPr>
          <m:t>d</m:t>
        </m:r>
      </m:oMath>
      <w:r w:rsidRPr="00D75A87">
        <w:rPr>
          <w:rFonts w:eastAsia="Times New Roman"/>
          <w:color w:val="000000" w:themeColor="text1"/>
          <w:lang w:val="en-US"/>
        </w:rPr>
        <w:t>-day window</w:t>
      </w:r>
    </w:p>
    <w:p w14:paraId="3BBD1BF9" w14:textId="77777777" w:rsidR="008C7090" w:rsidRPr="00D75A87" w:rsidRDefault="008C7090" w:rsidP="003B1C51">
      <w:pPr>
        <w:pStyle w:val="ListParagraph"/>
        <w:numPr>
          <w:ilvl w:val="0"/>
          <w:numId w:val="11"/>
        </w:numPr>
        <w:rPr>
          <w:rFonts w:eastAsia="Times New Roman"/>
          <w:color w:val="000000" w:themeColor="text1"/>
          <w:lang w:val="en-US"/>
        </w:rPr>
      </w:pPr>
      <w:r w:rsidRPr="00D75A87">
        <w:rPr>
          <w:rFonts w:eastAsia="Times New Roman"/>
          <w:color w:val="000000" w:themeColor="text1"/>
          <w:lang w:val="en-US"/>
        </w:rPr>
        <w:t>Requires only one initial sample + antibiotic timeline</w:t>
      </w:r>
    </w:p>
    <w:p w14:paraId="60E70249" w14:textId="77777777" w:rsidR="008C7090" w:rsidRPr="00D75A87" w:rsidRDefault="008C7090" w:rsidP="003B1C51">
      <w:pPr>
        <w:pStyle w:val="ListParagraph"/>
        <w:numPr>
          <w:ilvl w:val="0"/>
          <w:numId w:val="11"/>
        </w:numPr>
        <w:rPr>
          <w:rFonts w:eastAsia="Times New Roman"/>
          <w:color w:val="000000" w:themeColor="text1"/>
          <w:lang w:val="en-US"/>
        </w:rPr>
      </w:pPr>
      <w:r w:rsidRPr="00D75A87">
        <w:rPr>
          <w:rFonts w:eastAsia="Times New Roman"/>
          <w:color w:val="000000" w:themeColor="text1"/>
          <w:lang w:val="en-US"/>
        </w:rPr>
        <w:t>Does not use any future ground-truth measurements</w:t>
      </w:r>
    </w:p>
    <w:p w14:paraId="194F9AC4" w14:textId="77777777" w:rsidR="008C7090" w:rsidRPr="00D75A87" w:rsidRDefault="008C7090" w:rsidP="00DF3C26">
      <w:pPr>
        <w:ind w:firstLine="720"/>
        <w:rPr>
          <w:color w:val="000000" w:themeColor="text1"/>
        </w:rPr>
      </w:pPr>
      <w:r w:rsidRPr="00D75A87">
        <w:rPr>
          <w:color w:val="000000" w:themeColor="text1"/>
          <w:lang w:val="en-US"/>
        </w:rPr>
        <w:t>We use these procedures on the same test dataset, and compute AUC values for different prediction window sizes. The pNODE outperformed all other methods across almost all window sizes (Fig. 4B). Notably, its performance improved with larger window sizes, dramatically outperforming the other prediction methods. Compared to pNODE, all other methods either become worse (with performance dropping to random prediction, AUC&lt;=0.5) or fail to improve.</w:t>
      </w:r>
    </w:p>
    <w:p w14:paraId="1DF1086D" w14:textId="77777777" w:rsidR="008C7090" w:rsidRPr="00D75A87" w:rsidRDefault="008C7090">
      <w:pPr>
        <w:rPr>
          <w:color w:val="000000" w:themeColor="text1"/>
        </w:rPr>
      </w:pPr>
    </w:p>
    <w:p w14:paraId="42DD126B" w14:textId="77777777" w:rsidR="008C7090" w:rsidRPr="00D75A87" w:rsidRDefault="008C7090">
      <w:pPr>
        <w:rPr>
          <w:color w:val="000000" w:themeColor="text1"/>
          <w:u w:val="single"/>
        </w:rPr>
      </w:pPr>
      <w:r w:rsidRPr="00D75A87">
        <w:rPr>
          <w:b/>
          <w:bCs/>
          <w:color w:val="000000" w:themeColor="text1"/>
          <w:u w:val="single"/>
        </w:rPr>
        <w:t>Discussion</w:t>
      </w:r>
    </w:p>
    <w:p w14:paraId="36185E06" w14:textId="77777777" w:rsidR="008C7090" w:rsidRPr="00D75A87" w:rsidRDefault="008C7090" w:rsidP="00F47757">
      <w:pPr>
        <w:ind w:firstLine="720"/>
        <w:rPr>
          <w:color w:val="000000" w:themeColor="text1"/>
          <w:lang w:val="en-US"/>
        </w:rPr>
      </w:pPr>
      <w:r w:rsidRPr="00D75A87">
        <w:rPr>
          <w:color w:val="000000" w:themeColor="text1"/>
          <w:lang w:val="en-US"/>
        </w:rPr>
        <w:t>This study proposes the perturbation-aware Neural Ordinary Differential Equations (pNODEs) framework as a flexible, data-driven framework for modeling the dynamics of complex microbial ecosystems undergoing antibiotic disturbances. By learning continuous-time, nonlinear relationships directly from time-series data, pNODEs overcome many of the structural limitations of traditional ecological models. Their ability to incorporate irregular sampling and external covariates makes them particularly well-suited for clinical microbiome datasets, which are often heterogeneous, noisy, and sparsely sampled. pNODEs showed superior predictive performance relative to classical models like the Generalized Lotka-Volterra framework, even in scenarios where gLV represents the ground truth.</w:t>
      </w:r>
    </w:p>
    <w:p w14:paraId="5FDBED23" w14:textId="77777777" w:rsidR="008C7090" w:rsidRPr="00D75A87" w:rsidRDefault="008C7090" w:rsidP="00F47757">
      <w:pPr>
        <w:rPr>
          <w:color w:val="000000" w:themeColor="text1"/>
        </w:rPr>
      </w:pPr>
      <w:r w:rsidRPr="00D75A87">
        <w:rPr>
          <w:color w:val="000000" w:themeColor="text1"/>
          <w:lang w:val="en-US"/>
        </w:rPr>
        <w:tab/>
        <w:t xml:space="preserve">Our results suggest that NODEs are capable of learning fundamental features of the intestinal microbial ecology which are highly predictive of clinical outcomes. More importantly, the pNODE predicts bloodstream infections with surprising accuracy, despite being trained to </w:t>
      </w:r>
      <w:r w:rsidRPr="00D75A87">
        <w:rPr>
          <w:color w:val="000000" w:themeColor="text1"/>
          <w:lang w:val="en-US"/>
        </w:rPr>
        <w:lastRenderedPageBreak/>
        <w:t xml:space="preserve">predict microbial population dynamics, not infections. In our application case, the pNODE was not trained to predict </w:t>
      </w:r>
      <w:r w:rsidRPr="00D75A87">
        <w:rPr>
          <w:i/>
          <w:iCs/>
          <w:color w:val="000000" w:themeColor="text1"/>
          <w:lang w:val="en-US"/>
        </w:rPr>
        <w:t>Enterococcus</w:t>
      </w:r>
      <w:r w:rsidRPr="00D75A87">
        <w:rPr>
          <w:color w:val="000000" w:themeColor="text1"/>
          <w:lang w:val="en-US"/>
        </w:rPr>
        <w:t xml:space="preserve"> infections, it was only trained on relative abundance and antibiotic data. Therefore, it is surprising that the pNODE model outputs are so predictive of these infections, even outperforming predictions made based on the actual measured ground truth relative abundance values, the targets of the pNODE prediction that are being used to make the infection predictions. This is probably due to the high level of sparsity in time of the ground truth microbiota samples; if samples were taken every day in each patient timeline, the ground truth relative abundance values would likely be more predictive of infection than the pNODE. A possible explanation for the performance is that the pNODE is interpolating Bacilli relative abundances well enough that it can predict </w:t>
      </w:r>
      <w:r w:rsidRPr="00D75A87">
        <w:rPr>
          <w:i/>
          <w:iCs/>
          <w:color w:val="000000" w:themeColor="text1"/>
          <w:lang w:val="en-US"/>
        </w:rPr>
        <w:t>Enterococcus</w:t>
      </w:r>
      <w:r w:rsidRPr="00D75A87">
        <w:rPr>
          <w:color w:val="000000" w:themeColor="text1"/>
          <w:lang w:val="en-US"/>
        </w:rPr>
        <w:t xml:space="preserve"> infections with high accuracy, since </w:t>
      </w:r>
      <w:r w:rsidRPr="00D75A87">
        <w:rPr>
          <w:i/>
          <w:iCs/>
          <w:color w:val="000000" w:themeColor="text1"/>
          <w:lang w:val="en-US"/>
        </w:rPr>
        <w:t>Enterococcus</w:t>
      </w:r>
      <w:r w:rsidRPr="00D75A87">
        <w:rPr>
          <w:color w:val="000000" w:themeColor="text1"/>
          <w:lang w:val="en-US"/>
        </w:rPr>
        <w:t xml:space="preserve"> infections are largely driven by high abundance levels in the gut. The pNODE seems to learn Bacilli dynamics better than any other class; Bacilli have the highest average relative abundance in the patient data and exhibit the most dramatic shifts in abundance. Therefore, there is more training data available, as it were, for the pNODE to learn Bacilli dynamics.</w:t>
      </w:r>
    </w:p>
    <w:p w14:paraId="13253335" w14:textId="77777777" w:rsidR="008C7090" w:rsidRPr="00D75A87" w:rsidRDefault="008C7090" w:rsidP="003B1C51">
      <w:pPr>
        <w:ind w:firstLine="720"/>
        <w:rPr>
          <w:color w:val="000000" w:themeColor="text1"/>
          <w:lang w:val="en-US"/>
        </w:rPr>
      </w:pPr>
      <w:r w:rsidRPr="00D75A87">
        <w:rPr>
          <w:color w:val="000000" w:themeColor="text1"/>
          <w:lang w:val="en-US"/>
        </w:rPr>
        <w:t xml:space="preserve">It should be noted that the pre-trained pNODE often predicts negative relative abundances for various taxa. These predictions are obviously unrealistic: abundances can never be negative! However, they may carry </w:t>
      </w:r>
      <w:r w:rsidRPr="00AB2FBF">
        <w:rPr>
          <w:color w:val="000000" w:themeColor="text1"/>
          <w:lang w:val="en-US"/>
        </w:rPr>
        <w:t>useful</w:t>
      </w:r>
      <w:r w:rsidRPr="00D75A87">
        <w:rPr>
          <w:color w:val="000000" w:themeColor="text1"/>
          <w:lang w:val="en-US"/>
        </w:rPr>
        <w:t xml:space="preserve"> information for predicting a clinically relevant event. In the </w:t>
      </w:r>
      <w:r w:rsidRPr="00D75A87">
        <w:rPr>
          <w:i/>
          <w:iCs/>
          <w:color w:val="000000" w:themeColor="text1"/>
          <w:lang w:val="en-US"/>
        </w:rPr>
        <w:t>Enterococcus</w:t>
      </w:r>
      <w:r w:rsidRPr="00D75A87">
        <w:rPr>
          <w:color w:val="000000" w:themeColor="text1"/>
          <w:lang w:val="en-US"/>
        </w:rPr>
        <w:t xml:space="preserve"> infection prediction, many observations from the non-infected group had negative mean predicted relative abundances</w:t>
      </w:r>
      <w:r w:rsidRPr="00D75A87" w:rsidDel="007D2B98">
        <w:rPr>
          <w:color w:val="000000" w:themeColor="text1"/>
          <w:lang w:val="en-US"/>
        </w:rPr>
        <w:t xml:space="preserve"> </w:t>
      </w:r>
      <w:r w:rsidRPr="00D75A87">
        <w:rPr>
          <w:color w:val="000000" w:themeColor="text1"/>
          <w:lang w:val="en-US"/>
        </w:rPr>
        <w:t xml:space="preserve">for </w:t>
      </w:r>
      <w:r w:rsidRPr="00D75A87">
        <w:rPr>
          <w:i/>
          <w:iCs/>
          <w:color w:val="000000" w:themeColor="text1"/>
          <w:lang w:val="en-US"/>
        </w:rPr>
        <w:t>Bacilli</w:t>
      </w:r>
      <w:r w:rsidRPr="00D75A87">
        <w:rPr>
          <w:color w:val="000000" w:themeColor="text1"/>
          <w:lang w:val="en-US"/>
        </w:rPr>
        <w:t xml:space="preserve">. This prediction, though biologically impossible, seemingly carries the information of that particular microbiota timeline being </w:t>
      </w:r>
      <w:r w:rsidRPr="00D75A87">
        <w:rPr>
          <w:i/>
          <w:iCs/>
          <w:color w:val="000000" w:themeColor="text1"/>
          <w:lang w:val="en-US"/>
        </w:rPr>
        <w:t>Bacilli</w:t>
      </w:r>
      <w:r w:rsidRPr="00D75A87">
        <w:rPr>
          <w:color w:val="000000" w:themeColor="text1"/>
          <w:lang w:val="en-US"/>
        </w:rPr>
        <w:t>-suppressive (supporting Fig. S3), which then is corroborated by the lack of an infection in that timeline. Negative relative abundance predictions are also rare in 7-day prediction windows, the time window that the pNODE was trained to predict on (see supporting Fig. S2) and occur mostly when predicting for much longer windows than the pNODE was trained to predict on.</w:t>
      </w:r>
    </w:p>
    <w:p w14:paraId="152A236A" w14:textId="77777777" w:rsidR="008C7090" w:rsidRPr="00D75A87" w:rsidRDefault="008C7090" w:rsidP="003B1C51">
      <w:pPr>
        <w:rPr>
          <w:color w:val="000000" w:themeColor="text1"/>
          <w:lang w:val="en-US"/>
        </w:rPr>
      </w:pPr>
      <w:r w:rsidRPr="00D75A87">
        <w:rPr>
          <w:color w:val="000000" w:themeColor="text1"/>
          <w:lang w:val="en-US"/>
        </w:rPr>
        <w:tab/>
        <w:t xml:space="preserve">In addition to predicting bloodstream infections, the NODE framework can be adapted for a range of predictive tasks. In particular, Latent ODEs provide a promising path for extrapolative modeling and classification </w:t>
      </w:r>
      <w:hyperlink r:id="rId33" w:history="1">
        <w:r>
          <w:rPr>
            <w:rFonts w:eastAsia="Times New Roman"/>
          </w:rPr>
          <w:t>(Rubanova et al. 2019)</w:t>
        </w:r>
      </w:hyperlink>
      <w:r w:rsidRPr="00D75A87">
        <w:rPr>
          <w:color w:val="000000" w:themeColor="text1"/>
          <w:lang w:val="en-US"/>
        </w:rPr>
        <w:t xml:space="preserve">, including the prediction of clinically relevant outcomes such as infection onset or Graft-versus-Host Disease (GVHD) which are crucial for the survival of patients undergoing allo-HCT </w:t>
      </w:r>
      <w:hyperlink r:id="rId34" w:history="1">
        <w:r>
          <w:rPr>
            <w:rFonts w:eastAsia="Times New Roman"/>
          </w:rPr>
          <w:t>(Peled et al. 2020)</w:t>
        </w:r>
      </w:hyperlink>
      <w:r w:rsidRPr="00D75A87">
        <w:rPr>
          <w:color w:val="000000" w:themeColor="text1"/>
          <w:lang w:val="en-US"/>
        </w:rPr>
        <w:t>. N</w:t>
      </w:r>
      <w:r w:rsidRPr="00D75A87">
        <w:rPr>
          <w:color w:val="000000" w:themeColor="text1"/>
        </w:rPr>
        <w:t xml:space="preserve">ODE-based approaches continue to emerge, such as the use of Neural Jump ODEs to detect antibiotic-associated anomalies, quantify their duration and magnitude, and accurately predict antibiotic exposure events in infants </w:t>
      </w:r>
      <w:hyperlink r:id="rId35" w:history="1">
        <w:r>
          <w:rPr>
            <w:rFonts w:eastAsia="Times New Roman"/>
          </w:rPr>
          <w:t>(Adamov et al. 2025)</w:t>
        </w:r>
      </w:hyperlink>
      <w:r w:rsidRPr="00D75A87">
        <w:rPr>
          <w:color w:val="000000" w:themeColor="text1"/>
        </w:rPr>
        <w:t>. We can expect an expanding toolkit for microbiome-based diagnostics and prognostics.</w:t>
      </w:r>
    </w:p>
    <w:p w14:paraId="0C9D64F7" w14:textId="77777777" w:rsidR="008C7090" w:rsidRPr="00D75A87" w:rsidRDefault="008C7090" w:rsidP="003B1C51">
      <w:pPr>
        <w:ind w:firstLine="720"/>
        <w:rPr>
          <w:rFonts w:eastAsia="Times New Roman"/>
          <w:color w:val="000000" w:themeColor="text1"/>
        </w:rPr>
      </w:pPr>
      <w:r w:rsidRPr="00D75A87">
        <w:rPr>
          <w:color w:val="000000" w:themeColor="text1"/>
          <w:lang w:val="en-US"/>
        </w:rPr>
        <w:t xml:space="preserve">From a clinical perspective, the potential of NODE-based models is especially compelling. By accurately forecasting microbiome responses to treatment, NODEs can inform decision-support tools that guide microbiome-preserving interventions, helping clinicians balance infection prevention with ecological stability. In settings such as oncology and bone marrow transplantation, where microbial health is closely linked to patient outcomes, such tools could shift the paradigm from reactive infection control to proactive microbiome stewardship </w:t>
      </w:r>
      <w:hyperlink r:id="rId36" w:history="1">
        <w:r>
          <w:rPr>
            <w:rFonts w:eastAsia="Times New Roman"/>
          </w:rPr>
          <w:t>(Xavier 2025)</w:t>
        </w:r>
      </w:hyperlink>
      <w:r w:rsidRPr="00D75A87">
        <w:rPr>
          <w:color w:val="000000" w:themeColor="text1"/>
          <w:lang w:val="en-US"/>
        </w:rPr>
        <w:t>. Together, our results position pNODEs as a next-generation modeling platform for clinical microbiome research, capable of advancing both our understanding of microbial ecology and our ability to protect patients from microbiome-disrupting treatments.</w:t>
      </w:r>
    </w:p>
    <w:p w14:paraId="0D3707D6" w14:textId="77777777" w:rsidR="008C7090" w:rsidRPr="00D75A87" w:rsidRDefault="008C7090" w:rsidP="00A94F78">
      <w:pPr>
        <w:divId w:val="961115289"/>
        <w:rPr>
          <w:color w:val="000000" w:themeColor="text1"/>
        </w:rPr>
      </w:pPr>
    </w:p>
    <w:p w14:paraId="133467C0" w14:textId="77777777" w:rsidR="008C7090" w:rsidRPr="00D75A87" w:rsidRDefault="008C7090" w:rsidP="003B1C51">
      <w:pPr>
        <w:spacing w:line="240" w:lineRule="auto"/>
        <w:divId w:val="961115289"/>
        <w:rPr>
          <w:color w:val="000000" w:themeColor="text1"/>
          <w:u w:val="single"/>
        </w:rPr>
      </w:pPr>
      <w:r w:rsidRPr="00D75A87">
        <w:rPr>
          <w:b/>
          <w:bCs/>
          <w:color w:val="000000" w:themeColor="text1"/>
          <w:u w:val="single"/>
        </w:rPr>
        <w:lastRenderedPageBreak/>
        <w:t>Methods</w:t>
      </w:r>
    </w:p>
    <w:p w14:paraId="5C7CDD68" w14:textId="77777777" w:rsidR="008C7090" w:rsidRPr="00D75A87" w:rsidRDefault="008C7090" w:rsidP="00E3480B">
      <w:pPr>
        <w:pStyle w:val="Heading3"/>
        <w:spacing w:before="0" w:after="0" w:line="240" w:lineRule="auto"/>
        <w:divId w:val="961115289"/>
        <w:rPr>
          <w:color w:val="000000" w:themeColor="text1"/>
          <w:sz w:val="22"/>
          <w:szCs w:val="22"/>
        </w:rPr>
      </w:pPr>
      <w:r w:rsidRPr="00D75A87">
        <w:rPr>
          <w:b/>
          <w:bCs/>
          <w:color w:val="000000" w:themeColor="text1"/>
          <w:sz w:val="22"/>
          <w:szCs w:val="22"/>
        </w:rPr>
        <w:t xml:space="preserve">Clinical cohort and microbiota data. </w:t>
      </w:r>
      <w:r w:rsidRPr="00D75A87">
        <w:rPr>
          <w:color w:val="000000" w:themeColor="text1"/>
          <w:sz w:val="22"/>
          <w:szCs w:val="22"/>
        </w:rPr>
        <w:t xml:space="preserve">We analyzed a previously published longitudinal microbiome dataset of patients undergoing allogeneic hematopoietic cell transplantation (allo-HCT) at Memorial Sloan Kettering Cancer Center (MSK) </w:t>
      </w:r>
      <w:hyperlink r:id="rId37" w:history="1">
        <w:r>
          <w:rPr>
            <w:rFonts w:eastAsia="Times New Roman"/>
            <w:sz w:val="22"/>
          </w:rPr>
          <w:t>(Liao et al. 2021)</w:t>
        </w:r>
      </w:hyperlink>
      <w:r w:rsidRPr="00D75A87">
        <w:rPr>
          <w:color w:val="000000" w:themeColor="text1"/>
          <w:sz w:val="22"/>
          <w:szCs w:val="22"/>
        </w:rPr>
        <w:t>. This resource combines serial fecal microbiota profiles with detailed hospital records, including antibiotic administration, laboratory values, and clinical outcomes. We restricted our analysis to patients for whom at least two fecal microbiota samples and corresponding antibiotic data were available in the time interval of interest. Briefly, reads were quality-filtered, denoised, and assigned to bacterial taxa; relative abundances were computed by normalizing taxon counts within each sample. For a subset of samples, absolute bacterial load was quantified by 16S rRNA gene quantitative PCR (qPCR), providing estimates of total bacterial density per gram of stool.</w:t>
      </w:r>
    </w:p>
    <w:p w14:paraId="3D46C283" w14:textId="77777777" w:rsidR="008C7090" w:rsidRPr="00D75A87" w:rsidRDefault="008C7090" w:rsidP="003B1C51">
      <w:pPr>
        <w:divId w:val="961115289"/>
        <w:rPr>
          <w:color w:val="000000" w:themeColor="text1"/>
        </w:rPr>
      </w:pPr>
    </w:p>
    <w:p w14:paraId="5EA0EC5C" w14:textId="77777777" w:rsidR="008C7090" w:rsidRPr="00D75A87" w:rsidRDefault="008C7090" w:rsidP="003B1C51">
      <w:pPr>
        <w:pStyle w:val="Heading3"/>
        <w:spacing w:before="0" w:after="0" w:line="240" w:lineRule="auto"/>
        <w:divId w:val="961115289"/>
        <w:rPr>
          <w:color w:val="000000" w:themeColor="text1"/>
          <w:sz w:val="22"/>
          <w:szCs w:val="22"/>
        </w:rPr>
      </w:pPr>
      <w:r w:rsidRPr="00D75A87">
        <w:rPr>
          <w:b/>
          <w:bCs/>
          <w:color w:val="000000" w:themeColor="text1"/>
          <w:sz w:val="22"/>
          <w:szCs w:val="22"/>
        </w:rPr>
        <w:t xml:space="preserve">Aggregation to bacterial classes and low-abundance grouping. </w:t>
      </w:r>
      <w:r w:rsidRPr="00D75A87">
        <w:rPr>
          <w:color w:val="000000" w:themeColor="text1"/>
          <w:sz w:val="22"/>
          <w:szCs w:val="22"/>
        </w:rPr>
        <w:t xml:space="preserve">To reduce dimensionality, we aggregated taxa at the bacterial class level. For each sample, the relative abundances of all taxa belonging to a given class were summed to produce class-level relative abundances. Classes with very low average relative abundance across the cohort were merged into a single “low-abundance” group. After this aggregation, each microbiota sample was represented as a 13-dimensional vector </w:t>
      </w:r>
      <m:oMath>
        <m:r>
          <w:rPr>
            <w:rStyle w:val="katex-mathml"/>
            <w:rFonts w:ascii="Cambria Math" w:hAnsi="Cambria Math"/>
            <w:color w:val="000000" w:themeColor="text1"/>
            <w:sz w:val="22"/>
            <w:szCs w:val="22"/>
          </w:rPr>
          <m:t>x</m:t>
        </m:r>
        <m:d>
          <m:dPr>
            <m:ctrlPr>
              <w:rPr>
                <w:rStyle w:val="katex-mathml"/>
                <w:rFonts w:ascii="Cambria Math" w:hAnsi="Cambria Math"/>
                <w:i/>
                <w:color w:val="000000" w:themeColor="text1"/>
                <w:sz w:val="22"/>
                <w:szCs w:val="22"/>
              </w:rPr>
            </m:ctrlPr>
          </m:dPr>
          <m:e>
            <m:r>
              <w:rPr>
                <w:rStyle w:val="katex-mathml"/>
                <w:rFonts w:ascii="Cambria Math" w:hAnsi="Cambria Math"/>
                <w:color w:val="000000" w:themeColor="text1"/>
                <w:sz w:val="22"/>
                <w:szCs w:val="22"/>
              </w:rPr>
              <m:t>t</m:t>
            </m:r>
          </m:e>
        </m:d>
        <m:r>
          <m:rPr>
            <m:sty m:val="p"/>
          </m:rPr>
          <w:rPr>
            <w:rStyle w:val="katex-mathml"/>
            <w:rFonts w:ascii="Cambria Math" w:hAnsi="Cambria Math"/>
            <w:color w:val="000000" w:themeColor="text1"/>
            <w:sz w:val="22"/>
            <w:szCs w:val="22"/>
          </w:rPr>
          <m:t>∈</m:t>
        </m:r>
        <m:sSup>
          <m:sSupPr>
            <m:ctrlPr>
              <w:rPr>
                <w:rStyle w:val="katex-mathml"/>
                <w:rFonts w:ascii="Cambria Math" w:hAnsi="Cambria Math"/>
                <w:i/>
                <w:color w:val="000000" w:themeColor="text1"/>
                <w:sz w:val="22"/>
                <w:szCs w:val="22"/>
              </w:rPr>
            </m:ctrlPr>
          </m:sSupPr>
          <m:e>
            <m:r>
              <m:rPr>
                <m:scr m:val="double-struck"/>
                <m:sty m:val="p"/>
              </m:rPr>
              <w:rPr>
                <w:rFonts w:ascii="Cambria Math" w:hAnsi="Cambria Math"/>
                <w:color w:val="000000" w:themeColor="text1"/>
                <w:lang w:val="en-US"/>
              </w:rPr>
              <m:t>R</m:t>
            </m:r>
          </m:e>
          <m:sup>
            <m:r>
              <w:rPr>
                <w:rStyle w:val="katex-mathml"/>
                <w:rFonts w:ascii="Cambria Math" w:hAnsi="Cambria Math"/>
                <w:color w:val="000000" w:themeColor="text1"/>
                <w:sz w:val="22"/>
                <w:szCs w:val="22"/>
              </w:rPr>
              <m:t>13</m:t>
            </m:r>
          </m:sup>
        </m:sSup>
      </m:oMath>
      <w:r w:rsidRPr="00D75A87">
        <w:rPr>
          <w:rStyle w:val="katex-mathml"/>
          <w:color w:val="000000" w:themeColor="text1"/>
          <w:sz w:val="22"/>
          <w:szCs w:val="22"/>
        </w:rPr>
        <w:t xml:space="preserve"> </w:t>
      </w:r>
      <w:r w:rsidRPr="00D75A87">
        <w:rPr>
          <w:color w:val="000000" w:themeColor="text1"/>
          <w:sz w:val="22"/>
          <w:szCs w:val="22"/>
        </w:rPr>
        <w:t>comprising 12 named classes plus the low-abundance group.</w:t>
      </w:r>
    </w:p>
    <w:p w14:paraId="5E987E48" w14:textId="77777777" w:rsidR="008C7090" w:rsidRPr="00D75A87" w:rsidRDefault="008C7090" w:rsidP="00344994">
      <w:pPr>
        <w:pStyle w:val="NormalWeb"/>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Samples with missing or zero total counts after aggregation were excluded from modeling. For analyses requiring absolute abundances (gLV inference), we restricted to the subset of samples for which qPCR measurements were available and combined class-level relative abundances with total bacterial load to estimate class-specific absolute abundances.</w:t>
      </w:r>
    </w:p>
    <w:p w14:paraId="1B316979" w14:textId="77777777" w:rsidR="008C7090" w:rsidRPr="00D75A87" w:rsidRDefault="008C7090" w:rsidP="003B1C51">
      <w:pPr>
        <w:pStyle w:val="NormalWeb"/>
        <w:spacing w:before="0" w:beforeAutospacing="0" w:after="0" w:afterAutospacing="0"/>
        <w:divId w:val="961115289"/>
        <w:rPr>
          <w:rFonts w:ascii="Arial" w:hAnsi="Arial" w:cs="Arial"/>
          <w:color w:val="000000" w:themeColor="text1"/>
          <w:sz w:val="22"/>
          <w:szCs w:val="22"/>
        </w:rPr>
      </w:pPr>
    </w:p>
    <w:p w14:paraId="51A80E37" w14:textId="77777777" w:rsidR="008C7090" w:rsidRPr="00D75A87" w:rsidRDefault="008C7090" w:rsidP="003B1C51">
      <w:pPr>
        <w:pStyle w:val="Heading3"/>
        <w:spacing w:before="0" w:after="0" w:line="240" w:lineRule="auto"/>
        <w:divId w:val="961115289"/>
        <w:rPr>
          <w:color w:val="000000" w:themeColor="text1"/>
          <w:sz w:val="22"/>
          <w:szCs w:val="22"/>
        </w:rPr>
      </w:pPr>
      <w:r w:rsidRPr="00D75A87">
        <w:rPr>
          <w:b/>
          <w:bCs/>
          <w:color w:val="000000" w:themeColor="text1"/>
          <w:sz w:val="22"/>
          <w:szCs w:val="22"/>
        </w:rPr>
        <w:t xml:space="preserve">Antibiotic administration data and perturbation encoding. </w:t>
      </w:r>
      <w:r w:rsidRPr="00D75A87">
        <w:rPr>
          <w:color w:val="000000" w:themeColor="text1"/>
          <w:sz w:val="22"/>
          <w:szCs w:val="22"/>
        </w:rPr>
        <w:t xml:space="preserve">Systemic antibacterial treatments were extracted from the hospital medication records curated in the “hospitalome” component of the dataset </w:t>
      </w:r>
      <w:hyperlink r:id="rId38" w:history="1">
        <w:r>
          <w:rPr>
            <w:rFonts w:eastAsia="Times New Roman"/>
            <w:sz w:val="22"/>
          </w:rPr>
          <w:t>(Liao et al. 2021)</w:t>
        </w:r>
      </w:hyperlink>
      <w:r w:rsidRPr="00D75A87">
        <w:rPr>
          <w:color w:val="000000" w:themeColor="text1"/>
          <w:sz w:val="22"/>
          <w:szCs w:val="22"/>
        </w:rPr>
        <w:t>. We retained only systemic antibiotics and excluded non-antibacterial agents (e.g., antivirals, antifungals) for the main analyses. Individual antibiotic drugs were mapped to 15 antibiotic categories (e.g., carbapenems, fluoroquinolones, anti-pseudomonal β-lactams) to balance resolution and sample size. For each patient, this produced a time-resolved record of antibiotic exposure intervals.</w:t>
      </w:r>
    </w:p>
    <w:p w14:paraId="373623DB" w14:textId="77777777" w:rsidR="008C7090" w:rsidRPr="00D75A87" w:rsidRDefault="008C7090" w:rsidP="003B1C51">
      <w:pPr>
        <w:pStyle w:val="NormalWeb"/>
        <w:spacing w:before="0" w:beforeAutospacing="0" w:after="0" w:afterAutospacing="0"/>
        <w:ind w:firstLine="72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We encoded antibiotic treatment as a time-dependent perturbation function </w:t>
      </w:r>
      <m:oMath>
        <m:r>
          <w:rPr>
            <w:rStyle w:val="katex-mathml"/>
            <w:rFonts w:ascii="Cambria Math" w:hAnsi="Cambria Math" w:cs="Arial"/>
            <w:color w:val="000000" w:themeColor="text1"/>
            <w:sz w:val="22"/>
            <w:szCs w:val="22"/>
          </w:rPr>
          <m:t>p(t)</m:t>
        </m:r>
      </m:oMath>
      <w:r w:rsidRPr="00D75A87">
        <w:rPr>
          <w:rFonts w:ascii="Arial" w:hAnsi="Arial" w:cs="Arial"/>
          <w:color w:val="000000" w:themeColor="text1"/>
          <w:sz w:val="22"/>
          <w:szCs w:val="22"/>
        </w:rPr>
        <w:t xml:space="preserve">. For each patient, </w:t>
      </w:r>
      <m:oMath>
        <m:r>
          <w:rPr>
            <w:rStyle w:val="katex-mathml"/>
            <w:rFonts w:ascii="Cambria Math" w:hAnsi="Cambria Math" w:cs="Arial"/>
            <w:color w:val="000000" w:themeColor="text1"/>
            <w:sz w:val="22"/>
            <w:szCs w:val="22"/>
          </w:rPr>
          <m:t>p(t)</m:t>
        </m:r>
      </m:oMath>
      <w:r w:rsidRPr="00D75A87">
        <w:rPr>
          <w:rStyle w:val="katex-mathml"/>
          <w:rFonts w:ascii="Arial" w:hAnsi="Arial" w:cs="Arial"/>
          <w:color w:val="000000" w:themeColor="text1"/>
          <w:sz w:val="22"/>
          <w:szCs w:val="22"/>
        </w:rPr>
        <w:t xml:space="preserve"> </w:t>
      </w:r>
      <w:r w:rsidRPr="00D75A87">
        <w:rPr>
          <w:rFonts w:ascii="Arial" w:hAnsi="Arial" w:cs="Arial"/>
          <w:color w:val="000000" w:themeColor="text1"/>
          <w:sz w:val="22"/>
          <w:szCs w:val="22"/>
        </w:rPr>
        <w:t xml:space="preserve">is a 15-dimensional vector, where the </w:t>
      </w:r>
      <m:oMath>
        <m:r>
          <w:rPr>
            <w:rStyle w:val="katex-mathml"/>
            <w:rFonts w:ascii="Cambria Math" w:hAnsi="Cambria Math" w:cs="Arial"/>
            <w:color w:val="000000" w:themeColor="text1"/>
            <w:sz w:val="22"/>
            <w:szCs w:val="22"/>
          </w:rPr>
          <m:t>j</m:t>
        </m:r>
      </m:oMath>
      <w:r w:rsidRPr="00D75A87">
        <w:rPr>
          <w:rFonts w:ascii="Arial" w:hAnsi="Arial" w:cs="Arial"/>
          <w:color w:val="000000" w:themeColor="text1"/>
          <w:sz w:val="22"/>
          <w:szCs w:val="22"/>
        </w:rPr>
        <w:t xml:space="preserve">-th coordinate </w:t>
      </w:r>
      <m:oMath>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p</m:t>
            </m:r>
          </m:e>
          <m:sub>
            <m:r>
              <w:rPr>
                <w:rStyle w:val="katex-mathml"/>
                <w:rFonts w:ascii="Cambria Math" w:hAnsi="Cambria Math" w:cs="Arial"/>
                <w:color w:val="000000" w:themeColor="text1"/>
                <w:sz w:val="22"/>
                <w:szCs w:val="22"/>
              </w:rPr>
              <m:t>j</m:t>
            </m:r>
          </m:sub>
        </m:sSub>
        <m:d>
          <m:dPr>
            <m:ctrlPr>
              <w:rPr>
                <w:rStyle w:val="katex-mathml"/>
                <w:rFonts w:ascii="Cambria Math" w:hAnsi="Cambria Math" w:cs="Arial"/>
                <w:i/>
                <w:color w:val="000000" w:themeColor="text1"/>
                <w:sz w:val="22"/>
                <w:szCs w:val="22"/>
              </w:rPr>
            </m:ctrlPr>
          </m:dPr>
          <m:e>
            <m:r>
              <w:rPr>
                <w:rStyle w:val="katex-mathml"/>
                <w:rFonts w:ascii="Cambria Math" w:hAnsi="Cambria Math" w:cs="Arial"/>
                <w:color w:val="000000" w:themeColor="text1"/>
                <w:sz w:val="22"/>
                <w:szCs w:val="22"/>
              </w:rPr>
              <m:t>t</m:t>
            </m:r>
          </m:e>
        </m:d>
      </m:oMath>
      <w:r w:rsidRPr="00D75A87">
        <w:rPr>
          <w:rFonts w:ascii="Arial" w:hAnsi="Arial" w:cs="Arial"/>
          <w:color w:val="000000" w:themeColor="text1"/>
          <w:sz w:val="22"/>
          <w:szCs w:val="22"/>
        </w:rPr>
        <w:t xml:space="preserve"> is set to 1 if the patient received an antibiotic in category </w:t>
      </w:r>
      <m:oMath>
        <m:r>
          <w:rPr>
            <w:rStyle w:val="katex-mathml"/>
            <w:rFonts w:ascii="Cambria Math" w:hAnsi="Cambria Math" w:cs="Arial"/>
            <w:color w:val="000000" w:themeColor="text1"/>
            <w:sz w:val="22"/>
            <w:szCs w:val="22"/>
          </w:rPr>
          <m:t>j</m:t>
        </m:r>
      </m:oMath>
      <w:r w:rsidRPr="00D75A87">
        <w:rPr>
          <w:rFonts w:ascii="Arial" w:hAnsi="Arial" w:cs="Arial"/>
          <w:color w:val="000000" w:themeColor="text1"/>
          <w:sz w:val="22"/>
          <w:szCs w:val="22"/>
        </w:rPr>
        <w:t xml:space="preserve"> at time </w:t>
      </w:r>
      <m:oMath>
        <m:r>
          <w:rPr>
            <w:rStyle w:val="katex-mathml"/>
            <w:rFonts w:ascii="Cambria Math" w:hAnsi="Cambria Math" w:cs="Arial"/>
            <w:color w:val="000000" w:themeColor="text1"/>
            <w:sz w:val="22"/>
            <w:szCs w:val="22"/>
          </w:rPr>
          <m:t>t</m:t>
        </m:r>
      </m:oMath>
      <w:r w:rsidRPr="00D75A87">
        <w:rPr>
          <w:rFonts w:ascii="Arial" w:hAnsi="Arial" w:cs="Arial"/>
          <w:color w:val="000000" w:themeColor="text1"/>
          <w:sz w:val="22"/>
          <w:szCs w:val="22"/>
        </w:rPr>
        <w:t xml:space="preserve"> and 0 otherwise. Conceptually, this defines a function:</w:t>
      </w:r>
    </w:p>
    <w:p w14:paraId="330A542A" w14:textId="77777777" w:rsidR="008C7090" w:rsidRPr="00D75A87" w:rsidRDefault="008C7090" w:rsidP="003B1C51">
      <w:pPr>
        <w:spacing w:line="240" w:lineRule="auto"/>
        <w:jc w:val="center"/>
        <w:divId w:val="961115289"/>
        <w:rPr>
          <w:color w:val="000000" w:themeColor="text1"/>
        </w:rPr>
      </w:pPr>
      <m:oMathPara>
        <m:oMath>
          <m:r>
            <w:rPr>
              <w:rStyle w:val="katex-mathml"/>
              <w:rFonts w:ascii="Cambria Math" w:hAnsi="Cambria Math"/>
              <w:color w:val="000000" w:themeColor="text1"/>
            </w:rPr>
            <m:t>p</m:t>
          </m:r>
          <m:r>
            <m:rPr>
              <m:scr m:val="double-struck"/>
            </m:rPr>
            <w:rPr>
              <w:rStyle w:val="katex-mathml"/>
              <w:rFonts w:ascii="Cambria Math" w:hAnsi="Cambria Math"/>
              <w:color w:val="000000" w:themeColor="text1"/>
            </w:rPr>
            <m:t>:R</m:t>
          </m:r>
          <m:r>
            <m:rPr>
              <m:sty m:val="p"/>
            </m:rPr>
            <w:rPr>
              <w:rStyle w:val="katex-mathml"/>
              <w:rFonts w:ascii="Cambria Math" w:hAnsi="Cambria Math"/>
              <w:color w:val="000000" w:themeColor="text1"/>
            </w:rPr>
            <m:t>→</m:t>
          </m:r>
          <m:r>
            <m:rPr>
              <m:lit/>
            </m:rPr>
            <w:rPr>
              <w:rStyle w:val="katex-mathml"/>
              <w:rFonts w:ascii="Cambria Math" w:hAnsi="Cambria Math"/>
              <w:color w:val="000000" w:themeColor="text1"/>
            </w:rPr>
            <m:t>{</m:t>
          </m:r>
          <m:r>
            <w:rPr>
              <w:rStyle w:val="katex-mathml"/>
              <w:rFonts w:ascii="Cambria Math" w:hAnsi="Cambria Math"/>
              <w:color w:val="000000" w:themeColor="text1"/>
            </w:rPr>
            <m:t>0,1</m:t>
          </m:r>
          <m:sSup>
            <m:sSupPr>
              <m:ctrlPr>
                <w:rPr>
                  <w:rStyle w:val="katex-mathml"/>
                  <w:rFonts w:ascii="Cambria Math" w:hAnsi="Cambria Math"/>
                  <w:i/>
                  <w:color w:val="000000" w:themeColor="text1"/>
                </w:rPr>
              </m:ctrlPr>
            </m:sSupPr>
            <m:e>
              <m:r>
                <m:rPr>
                  <m:lit/>
                </m:rPr>
                <w:rPr>
                  <w:rStyle w:val="katex-mathml"/>
                  <w:rFonts w:ascii="Cambria Math" w:hAnsi="Cambria Math"/>
                  <w:color w:val="000000" w:themeColor="text1"/>
                </w:rPr>
                <m:t>}</m:t>
              </m:r>
            </m:e>
            <m:sup>
              <m:r>
                <w:rPr>
                  <w:rStyle w:val="katex-mathml"/>
                  <w:rFonts w:ascii="Cambria Math" w:hAnsi="Cambria Math"/>
                  <w:color w:val="000000" w:themeColor="text1"/>
                </w:rPr>
                <m:t>15</m:t>
              </m:r>
            </m:sup>
          </m:sSup>
        </m:oMath>
      </m:oMathPara>
    </w:p>
    <w:p w14:paraId="2E4B8D4D" w14:textId="77777777" w:rsidR="008C7090" w:rsidRPr="00D75A87" w:rsidRDefault="008C7090" w:rsidP="00344994">
      <w:pPr>
        <w:pStyle w:val="NormalWeb"/>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which may be generalized to continuous-valued perturbations </w:t>
      </w:r>
      <m:oMath>
        <m:r>
          <w:rPr>
            <w:rStyle w:val="katex-mathml"/>
            <w:rFonts w:ascii="Cambria Math" w:hAnsi="Cambria Math"/>
            <w:color w:val="000000" w:themeColor="text1"/>
          </w:rPr>
          <m:t>p</m:t>
        </m:r>
        <m:r>
          <m:rPr>
            <m:scr m:val="double-struck"/>
          </m:rPr>
          <w:rPr>
            <w:rStyle w:val="katex-mathml"/>
            <w:rFonts w:ascii="Cambria Math" w:hAnsi="Cambria Math"/>
            <w:color w:val="000000" w:themeColor="text1"/>
          </w:rPr>
          <m:t>:R</m:t>
        </m:r>
        <m:r>
          <m:rPr>
            <m:sty m:val="p"/>
          </m:rPr>
          <w:rPr>
            <w:rStyle w:val="katex-mathml"/>
            <w:rFonts w:ascii="Cambria Math" w:hAnsi="Cambria Math" w:hint="eastAsia"/>
            <w:color w:val="000000" w:themeColor="text1"/>
          </w:rPr>
          <m:t>→</m:t>
        </m:r>
        <m:sSup>
          <m:sSupPr>
            <m:ctrlPr>
              <w:rPr>
                <w:rStyle w:val="katex-mathml"/>
                <w:rFonts w:ascii="Cambria Math" w:hAnsi="Cambria Math"/>
                <w:i/>
                <w:color w:val="000000" w:themeColor="text1"/>
              </w:rPr>
            </m:ctrlPr>
          </m:sSupPr>
          <m:e>
            <m:r>
              <m:rPr>
                <m:scr m:val="double-struck"/>
              </m:rPr>
              <w:rPr>
                <w:rStyle w:val="katex-mathml"/>
                <w:rFonts w:ascii="Cambria Math" w:hAnsi="Cambria Math"/>
                <w:color w:val="000000" w:themeColor="text1"/>
              </w:rPr>
              <m:t>R</m:t>
            </m:r>
          </m:e>
          <m:sup>
            <m:r>
              <w:rPr>
                <w:rStyle w:val="katex-mathml"/>
                <w:rFonts w:ascii="Cambria Math" w:hAnsi="Cambria Math"/>
                <w:color w:val="000000" w:themeColor="text1"/>
              </w:rPr>
              <m:t>15</m:t>
            </m:r>
          </m:sup>
        </m:sSup>
      </m:oMath>
      <w:r w:rsidRPr="00D75A87">
        <w:rPr>
          <w:rFonts w:ascii="Arial" w:hAnsi="Arial" w:cs="Arial"/>
          <w:color w:val="000000" w:themeColor="text1"/>
          <w:sz w:val="22"/>
          <w:szCs w:val="22"/>
        </w:rPr>
        <w:t xml:space="preserve"> (e.g., doses), but in this study we used one-hot encodings for simplicity. Antibiotic start and stop times were aligned to a continuous time axis measured in days relative to the nearest transplant date.</w:t>
      </w:r>
    </w:p>
    <w:p w14:paraId="237885BC" w14:textId="77777777" w:rsidR="008C7090" w:rsidRPr="00D75A87" w:rsidRDefault="008C7090" w:rsidP="003B1C51">
      <w:pPr>
        <w:pStyle w:val="NormalWeb"/>
        <w:spacing w:before="0" w:beforeAutospacing="0" w:after="0" w:afterAutospacing="0"/>
        <w:divId w:val="961115289"/>
        <w:rPr>
          <w:rFonts w:ascii="Arial" w:hAnsi="Arial" w:cs="Arial"/>
          <w:b/>
          <w:bCs/>
          <w:color w:val="000000" w:themeColor="text1"/>
          <w:sz w:val="22"/>
          <w:szCs w:val="22"/>
        </w:rPr>
      </w:pPr>
    </w:p>
    <w:p w14:paraId="61AF5111" w14:textId="77777777" w:rsidR="008C7090" w:rsidRPr="00D75A87" w:rsidRDefault="008C7090" w:rsidP="003B1C51">
      <w:pPr>
        <w:pStyle w:val="Heading3"/>
        <w:spacing w:before="0" w:after="0" w:line="240" w:lineRule="auto"/>
        <w:divId w:val="961115289"/>
        <w:rPr>
          <w:color w:val="000000" w:themeColor="text1"/>
          <w:sz w:val="22"/>
          <w:szCs w:val="22"/>
        </w:rPr>
      </w:pPr>
      <w:r w:rsidRPr="00D75A87">
        <w:rPr>
          <w:b/>
          <w:bCs/>
          <w:color w:val="000000" w:themeColor="text1"/>
          <w:sz w:val="22"/>
          <w:szCs w:val="22"/>
        </w:rPr>
        <w:t xml:space="preserve">Bloodstream infection and intestinal domination outcomes. </w:t>
      </w:r>
      <w:r w:rsidRPr="00D75A87">
        <w:rPr>
          <w:color w:val="000000" w:themeColor="text1"/>
          <w:sz w:val="22"/>
          <w:szCs w:val="22"/>
        </w:rPr>
        <w:t xml:space="preserve">Bloodstream infection (BSI) data were obtained from curated infection tables linked to the same cohort </w:t>
      </w:r>
      <w:hyperlink r:id="rId39" w:history="1">
        <w:r>
          <w:rPr>
            <w:rFonts w:eastAsia="Times New Roman"/>
            <w:sz w:val="22"/>
          </w:rPr>
          <w:t>(Liao et al. 2021)</w:t>
        </w:r>
      </w:hyperlink>
      <w:r w:rsidRPr="00D75A87">
        <w:rPr>
          <w:color w:val="000000" w:themeColor="text1"/>
          <w:sz w:val="22"/>
          <w:szCs w:val="22"/>
        </w:rPr>
        <w:t xml:space="preserve">. We focused on BSIs caused by </w:t>
      </w:r>
      <w:r w:rsidRPr="00D75A87">
        <w:rPr>
          <w:rStyle w:val="Emphasis"/>
          <w:color w:val="000000" w:themeColor="text1"/>
          <w:sz w:val="22"/>
          <w:szCs w:val="22"/>
        </w:rPr>
        <w:t>Enterococcus</w:t>
      </w:r>
      <w:r w:rsidRPr="00D75A87">
        <w:rPr>
          <w:color w:val="000000" w:themeColor="text1"/>
          <w:sz w:val="22"/>
          <w:szCs w:val="22"/>
        </w:rPr>
        <w:t xml:space="preserve"> spp., as these are strongly linked to high intestinal Bacilli abundance and have clear ecological interpretation. For each patient, we identified the time of the first </w:t>
      </w:r>
      <w:r w:rsidRPr="00D75A87">
        <w:rPr>
          <w:rStyle w:val="Emphasis"/>
          <w:color w:val="000000" w:themeColor="text1"/>
          <w:sz w:val="22"/>
          <w:szCs w:val="22"/>
        </w:rPr>
        <w:t>Enterococcus</w:t>
      </w:r>
      <w:r w:rsidRPr="00D75A87">
        <w:rPr>
          <w:color w:val="000000" w:themeColor="text1"/>
          <w:sz w:val="22"/>
          <w:szCs w:val="22"/>
        </w:rPr>
        <w:t xml:space="preserve"> BSI and used this to define prediction windows for infection-risk models.</w:t>
      </w:r>
    </w:p>
    <w:p w14:paraId="1DC5D5DD" w14:textId="77777777" w:rsidR="008C7090" w:rsidRPr="00D75A87" w:rsidRDefault="008C7090" w:rsidP="003B1C51">
      <w:pPr>
        <w:pStyle w:val="NormalWeb"/>
        <w:spacing w:before="0" w:beforeAutospacing="0" w:after="0" w:afterAutospacing="0"/>
        <w:ind w:firstLine="72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Intestinal domination was defined as a relative abundance ≥30% for a given bacterial taxon or class in a fecal sample </w:t>
      </w:r>
      <w:hyperlink r:id="rId40" w:history="1">
        <w:r>
          <w:rPr>
            <w:rFonts w:ascii="Arial" w:eastAsia="Times New Roman" w:hAnsi="Arial" w:cs="Arial"/>
            <w:sz w:val="22"/>
          </w:rPr>
          <w:t>(Taur et al. 2012)</w:t>
        </w:r>
      </w:hyperlink>
      <w:r w:rsidRPr="00D75A87">
        <w:rPr>
          <w:rFonts w:ascii="Arial" w:hAnsi="Arial" w:cs="Arial"/>
          <w:color w:val="000000" w:themeColor="text1"/>
          <w:sz w:val="22"/>
          <w:szCs w:val="22"/>
        </w:rPr>
        <w:t xml:space="preserve">. We considered domination by Bacilli (including </w:t>
      </w:r>
      <w:r w:rsidRPr="00D75A87">
        <w:rPr>
          <w:rStyle w:val="Emphasis"/>
          <w:rFonts w:ascii="Arial" w:hAnsi="Arial" w:cs="Arial"/>
          <w:color w:val="000000" w:themeColor="text1"/>
          <w:sz w:val="22"/>
          <w:szCs w:val="22"/>
        </w:rPr>
        <w:t>Enterococcus faecium</w:t>
      </w:r>
      <w:r w:rsidRPr="00D75A87">
        <w:rPr>
          <w:rFonts w:ascii="Arial" w:hAnsi="Arial" w:cs="Arial"/>
          <w:color w:val="000000" w:themeColor="text1"/>
          <w:sz w:val="22"/>
          <w:szCs w:val="22"/>
        </w:rPr>
        <w:t xml:space="preserve">) and by Gammaproteobacteria (including </w:t>
      </w:r>
      <w:r w:rsidRPr="00D75A87">
        <w:rPr>
          <w:rStyle w:val="Emphasis"/>
          <w:rFonts w:ascii="Arial" w:hAnsi="Arial" w:cs="Arial"/>
          <w:color w:val="000000" w:themeColor="text1"/>
          <w:sz w:val="22"/>
          <w:szCs w:val="22"/>
        </w:rPr>
        <w:t>Escherichia coli</w:t>
      </w:r>
      <w:r w:rsidRPr="00D75A87">
        <w:rPr>
          <w:rFonts w:ascii="Arial" w:hAnsi="Arial" w:cs="Arial"/>
          <w:color w:val="000000" w:themeColor="text1"/>
          <w:sz w:val="22"/>
          <w:szCs w:val="22"/>
        </w:rPr>
        <w:t xml:space="preserve"> and </w:t>
      </w:r>
      <w:r w:rsidRPr="00D75A87">
        <w:rPr>
          <w:rStyle w:val="Emphasis"/>
          <w:rFonts w:ascii="Arial" w:hAnsi="Arial" w:cs="Arial"/>
          <w:color w:val="000000" w:themeColor="text1"/>
          <w:sz w:val="22"/>
          <w:szCs w:val="22"/>
        </w:rPr>
        <w:t>Klebsiella</w:t>
      </w:r>
      <w:r w:rsidRPr="00D75A87">
        <w:rPr>
          <w:rFonts w:ascii="Arial" w:hAnsi="Arial" w:cs="Arial"/>
          <w:color w:val="000000" w:themeColor="text1"/>
          <w:sz w:val="22"/>
          <w:szCs w:val="22"/>
        </w:rPr>
        <w:t xml:space="preserve"> spp.). For domination-prediction analyses, a positive event was recorded when a sample satisfied the domination criterion within a specified prediction window.</w:t>
      </w:r>
    </w:p>
    <w:p w14:paraId="49AA4D36" w14:textId="77777777" w:rsidR="008C7090" w:rsidRPr="00D75A87" w:rsidRDefault="008C7090" w:rsidP="003B1C51">
      <w:pPr>
        <w:pStyle w:val="NormalWeb"/>
        <w:spacing w:before="0" w:beforeAutospacing="0" w:after="0" w:afterAutospacing="0"/>
        <w:divId w:val="961115289"/>
        <w:rPr>
          <w:rFonts w:ascii="Arial" w:hAnsi="Arial" w:cs="Arial"/>
          <w:color w:val="000000" w:themeColor="text1"/>
          <w:sz w:val="22"/>
          <w:szCs w:val="22"/>
        </w:rPr>
      </w:pPr>
    </w:p>
    <w:p w14:paraId="2560E6DD" w14:textId="77777777" w:rsidR="008C7090" w:rsidRPr="00D75A87" w:rsidRDefault="008C7090" w:rsidP="00DE67DE">
      <w:pPr>
        <w:pStyle w:val="Heading3"/>
        <w:spacing w:before="0" w:after="0" w:line="240" w:lineRule="auto"/>
        <w:divId w:val="961115289"/>
        <w:rPr>
          <w:color w:val="000000" w:themeColor="text1"/>
          <w:sz w:val="22"/>
          <w:szCs w:val="22"/>
        </w:rPr>
      </w:pPr>
      <w:r w:rsidRPr="00D75A87">
        <w:rPr>
          <w:b/>
          <w:bCs/>
          <w:color w:val="000000" w:themeColor="text1"/>
          <w:sz w:val="22"/>
          <w:szCs w:val="22"/>
        </w:rPr>
        <w:t xml:space="preserve">Synthetic ecosystem simulations with a perturbation-augmented gLV model. </w:t>
      </w:r>
      <w:r w:rsidRPr="00D75A87">
        <w:rPr>
          <w:color w:val="000000" w:themeColor="text1"/>
          <w:sz w:val="22"/>
          <w:szCs w:val="22"/>
        </w:rPr>
        <w:t>To evaluate pNODE under controlled conditions with known ground truth, we constructed a synthetic 5-species microbial ecosystem governed by a generalized Lotka–Volterra (gLV) model with a single external perturbation. To mimic clinical data characteristics, we generated synthetic observations by (i) subsampling the dense trajectories at a finite set of time points to create irregular, sparse sampling patterns and (ii) adding independent Gaussian noise to each observation at predefined noise levels. We varied three key features of the synthetic data across a grid of conditions: the sampling density (number of observations per trajectory), the number of trajectories in the training set (analogous to the number of patients), and the observation noise level. For each combination of these settings, we simulated multiple independent ecosystems and split them into training and test sets.</w:t>
      </w:r>
    </w:p>
    <w:p w14:paraId="11856263" w14:textId="77777777" w:rsidR="008C7090" w:rsidRPr="00D75A87" w:rsidRDefault="008C7090" w:rsidP="003B1C51">
      <w:pPr>
        <w:divId w:val="961115289"/>
        <w:rPr>
          <w:color w:val="000000" w:themeColor="text1"/>
        </w:rPr>
      </w:pPr>
    </w:p>
    <w:p w14:paraId="451C28FC" w14:textId="77777777" w:rsidR="008C7090" w:rsidRPr="00D75A87" w:rsidRDefault="008C7090" w:rsidP="003B1C51">
      <w:pPr>
        <w:pStyle w:val="Heading3"/>
        <w:spacing w:before="0" w:after="0" w:line="240" w:lineRule="auto"/>
        <w:divId w:val="961115289"/>
        <w:rPr>
          <w:color w:val="000000" w:themeColor="text1"/>
          <w:sz w:val="22"/>
          <w:szCs w:val="22"/>
        </w:rPr>
      </w:pPr>
      <w:r w:rsidRPr="00D75A87">
        <w:rPr>
          <w:b/>
          <w:bCs/>
          <w:color w:val="000000" w:themeColor="text1"/>
          <w:sz w:val="22"/>
          <w:szCs w:val="22"/>
        </w:rPr>
        <w:t xml:space="preserve">Generalized Lotka–Volterra inference. </w:t>
      </w:r>
      <w:r w:rsidRPr="00D75A87">
        <w:rPr>
          <w:color w:val="000000" w:themeColor="text1"/>
          <w:sz w:val="22"/>
          <w:szCs w:val="22"/>
        </w:rPr>
        <w:t xml:space="preserve">We implemented a standard gLV inference procedure analogous to the previously published approach </w:t>
      </w:r>
      <w:hyperlink r:id="rId41" w:history="1">
        <w:r>
          <w:rPr>
            <w:rFonts w:eastAsia="Times New Roman"/>
            <w:sz w:val="22"/>
          </w:rPr>
          <w:t>(Stein et al. 2013)</w:t>
        </w:r>
      </w:hyperlink>
      <w:r w:rsidRPr="00D75A87">
        <w:rPr>
          <w:color w:val="000000" w:themeColor="text1"/>
          <w:sz w:val="22"/>
          <w:szCs w:val="22"/>
        </w:rPr>
        <w:t>. For synthetic data, we assumed access to absolute abundances and approximated time derivatives by finite differences,</w:t>
      </w:r>
    </w:p>
    <w:p w14:paraId="645D2E27" w14:textId="77777777" w:rsidR="008C7090" w:rsidRPr="00D75A87" w:rsidRDefault="00000000" w:rsidP="003B1C51">
      <w:pPr>
        <w:spacing w:line="240" w:lineRule="auto"/>
        <w:jc w:val="center"/>
        <w:divId w:val="961115289"/>
        <w:rPr>
          <w:color w:val="000000" w:themeColor="text1"/>
        </w:rPr>
      </w:pPr>
      <m:oMath>
        <m:f>
          <m:fPr>
            <m:ctrlPr>
              <w:rPr>
                <w:rStyle w:val="katex-mathml"/>
                <w:rFonts w:ascii="Cambria Math" w:hAnsi="Cambria Math"/>
                <w:color w:val="000000" w:themeColor="text1"/>
              </w:rPr>
            </m:ctrlPr>
          </m:fPr>
          <m:num>
            <m:r>
              <w:rPr>
                <w:rStyle w:val="katex-mathml"/>
                <w:rFonts w:ascii="Cambria Math" w:hAnsi="Cambria Math"/>
                <w:color w:val="000000" w:themeColor="text1"/>
              </w:rPr>
              <m:t>d</m:t>
            </m:r>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x</m:t>
                </m:r>
              </m:e>
              <m:sub>
                <m:r>
                  <w:rPr>
                    <w:rStyle w:val="katex-mathml"/>
                    <w:rFonts w:ascii="Cambria Math" w:hAnsi="Cambria Math"/>
                    <w:color w:val="000000" w:themeColor="text1"/>
                  </w:rPr>
                  <m:t>i</m:t>
                </m:r>
              </m:sub>
            </m:sSub>
            <m:ctrlPr>
              <w:rPr>
                <w:rStyle w:val="katex-mathml"/>
                <w:rFonts w:ascii="Cambria Math" w:hAnsi="Cambria Math"/>
                <w:i/>
                <w:color w:val="000000" w:themeColor="text1"/>
              </w:rPr>
            </m:ctrlPr>
          </m:num>
          <m:den>
            <m:r>
              <w:rPr>
                <w:rStyle w:val="katex-mathml"/>
                <w:rFonts w:ascii="Cambria Math" w:hAnsi="Cambria Math"/>
                <w:color w:val="000000" w:themeColor="text1"/>
              </w:rPr>
              <m:t>dt</m:t>
            </m:r>
            <m:ctrlPr>
              <w:rPr>
                <w:rStyle w:val="katex-mathml"/>
                <w:rFonts w:ascii="Cambria Math" w:hAnsi="Cambria Math"/>
                <w:i/>
                <w:color w:val="000000" w:themeColor="text1"/>
              </w:rPr>
            </m:ctrlPr>
          </m:den>
        </m:f>
        <m:d>
          <m:dPr>
            <m:ctrlPr>
              <w:rPr>
                <w:rStyle w:val="katex-mathml"/>
                <w:rFonts w:ascii="Cambria Math" w:hAnsi="Cambria Math"/>
                <w:i/>
                <w:color w:val="000000" w:themeColor="text1"/>
              </w:rPr>
            </m:ctrlPr>
          </m:dPr>
          <m:e>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t</m:t>
                </m:r>
              </m:e>
              <m:sub>
                <m:r>
                  <w:rPr>
                    <w:rStyle w:val="katex-mathml"/>
                    <w:rFonts w:ascii="Cambria Math" w:hAnsi="Cambria Math"/>
                    <w:color w:val="000000" w:themeColor="text1"/>
                  </w:rPr>
                  <m:t>k</m:t>
                </m:r>
              </m:sub>
            </m:sSub>
          </m:e>
        </m:d>
        <m:r>
          <m:rPr>
            <m:sty m:val="p"/>
          </m:rPr>
          <w:rPr>
            <w:rStyle w:val="katex-mathml"/>
            <w:rFonts w:ascii="Cambria Math" w:hAnsi="Cambria Math"/>
            <w:color w:val="000000" w:themeColor="text1"/>
          </w:rPr>
          <m:t>≈</m:t>
        </m:r>
        <m:f>
          <m:fPr>
            <m:ctrlPr>
              <w:rPr>
                <w:rStyle w:val="katex-mathml"/>
                <w:rFonts w:ascii="Cambria Math" w:hAnsi="Cambria Math"/>
                <w:color w:val="000000" w:themeColor="text1"/>
              </w:rPr>
            </m:ctrlPr>
          </m:fPr>
          <m:num>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x</m:t>
                </m:r>
              </m:e>
              <m:sub>
                <m:r>
                  <w:rPr>
                    <w:rStyle w:val="katex-mathml"/>
                    <w:rFonts w:ascii="Cambria Math" w:hAnsi="Cambria Math"/>
                    <w:color w:val="000000" w:themeColor="text1"/>
                  </w:rPr>
                  <m:t>i</m:t>
                </m:r>
              </m:sub>
            </m:sSub>
            <m:d>
              <m:dPr>
                <m:ctrlPr>
                  <w:rPr>
                    <w:rStyle w:val="katex-mathml"/>
                    <w:rFonts w:ascii="Cambria Math" w:hAnsi="Cambria Math"/>
                    <w:i/>
                    <w:color w:val="000000" w:themeColor="text1"/>
                  </w:rPr>
                </m:ctrlPr>
              </m:dPr>
              <m:e>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t</m:t>
                    </m:r>
                  </m:e>
                  <m:sub>
                    <m:r>
                      <w:rPr>
                        <w:rStyle w:val="katex-mathml"/>
                        <w:rFonts w:ascii="Cambria Math" w:hAnsi="Cambria Math"/>
                        <w:color w:val="000000" w:themeColor="text1"/>
                      </w:rPr>
                      <m:t>k+1</m:t>
                    </m:r>
                  </m:sub>
                </m:sSub>
              </m:e>
            </m:d>
            <m:r>
              <w:rPr>
                <w:rStyle w:val="katex-mathml"/>
                <w:rFonts w:ascii="Cambria Math" w:hAnsi="Cambria Math"/>
                <w:color w:val="000000" w:themeColor="text1"/>
              </w:rPr>
              <m:t>-</m:t>
            </m:r>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x</m:t>
                </m:r>
              </m:e>
              <m:sub>
                <m:r>
                  <w:rPr>
                    <w:rStyle w:val="katex-mathml"/>
                    <w:rFonts w:ascii="Cambria Math" w:hAnsi="Cambria Math"/>
                    <w:color w:val="000000" w:themeColor="text1"/>
                  </w:rPr>
                  <m:t>i</m:t>
                </m:r>
              </m:sub>
            </m:sSub>
            <m:d>
              <m:dPr>
                <m:ctrlPr>
                  <w:rPr>
                    <w:rStyle w:val="katex-mathml"/>
                    <w:rFonts w:ascii="Cambria Math" w:hAnsi="Cambria Math"/>
                    <w:i/>
                    <w:color w:val="000000" w:themeColor="text1"/>
                  </w:rPr>
                </m:ctrlPr>
              </m:dPr>
              <m:e>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t</m:t>
                    </m:r>
                  </m:e>
                  <m:sub>
                    <m:r>
                      <w:rPr>
                        <w:rStyle w:val="katex-mathml"/>
                        <w:rFonts w:ascii="Cambria Math" w:hAnsi="Cambria Math"/>
                        <w:color w:val="000000" w:themeColor="text1"/>
                      </w:rPr>
                      <m:t>k</m:t>
                    </m:r>
                  </m:sub>
                </m:sSub>
              </m:e>
            </m:d>
            <m:ctrlPr>
              <w:rPr>
                <w:rStyle w:val="katex-mathml"/>
                <w:rFonts w:ascii="Cambria Math" w:hAnsi="Cambria Math"/>
                <w:i/>
                <w:color w:val="000000" w:themeColor="text1"/>
              </w:rPr>
            </m:ctrlPr>
          </m:num>
          <m:den>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t</m:t>
                </m:r>
              </m:e>
              <m:sub>
                <m:r>
                  <w:rPr>
                    <w:rStyle w:val="katex-mathml"/>
                    <w:rFonts w:ascii="Cambria Math" w:hAnsi="Cambria Math"/>
                    <w:color w:val="000000" w:themeColor="text1"/>
                  </w:rPr>
                  <m:t>k+1</m:t>
                </m:r>
              </m:sub>
            </m:sSub>
            <m:r>
              <w:rPr>
                <w:rStyle w:val="katex-mathml"/>
                <w:rFonts w:ascii="Cambria Math" w:hAnsi="Cambria Math"/>
                <w:color w:val="000000" w:themeColor="text1"/>
              </w:rPr>
              <m:t>-</m:t>
            </m:r>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t</m:t>
                </m:r>
              </m:e>
              <m:sub>
                <m:r>
                  <w:rPr>
                    <w:rStyle w:val="katex-mathml"/>
                    <w:rFonts w:ascii="Cambria Math" w:hAnsi="Cambria Math"/>
                    <w:color w:val="000000" w:themeColor="text1"/>
                  </w:rPr>
                  <m:t>k</m:t>
                </m:r>
              </m:sub>
            </m:sSub>
            <m:ctrlPr>
              <w:rPr>
                <w:rStyle w:val="katex-mathml"/>
                <w:rFonts w:ascii="Cambria Math" w:hAnsi="Cambria Math"/>
                <w:i/>
                <w:color w:val="000000" w:themeColor="text1"/>
              </w:rPr>
            </m:ctrlPr>
          </m:den>
        </m:f>
      </m:oMath>
      <w:r w:rsidR="008C7090" w:rsidRPr="00D75A87">
        <w:rPr>
          <w:rStyle w:val="katex-mathml"/>
          <w:color w:val="000000" w:themeColor="text1"/>
        </w:rPr>
        <w:t>.</w:t>
      </w:r>
    </w:p>
    <w:p w14:paraId="65C06981" w14:textId="77777777" w:rsidR="008C7090" w:rsidRPr="00D75A87" w:rsidRDefault="008C7090" w:rsidP="003B1C51">
      <w:pPr>
        <w:pStyle w:val="NormalWeb"/>
        <w:spacing w:before="0" w:beforeAutospacing="0" w:after="0" w:afterAutospacing="0"/>
        <w:ind w:firstLine="720"/>
        <w:divId w:val="961115289"/>
        <w:rPr>
          <w:rFonts w:ascii="Arial" w:hAnsi="Arial" w:cs="Arial"/>
          <w:color w:val="000000" w:themeColor="text1"/>
          <w:sz w:val="22"/>
          <w:szCs w:val="22"/>
        </w:rPr>
      </w:pPr>
      <w:r w:rsidRPr="00D75A87">
        <w:rPr>
          <w:rFonts w:ascii="Arial" w:hAnsi="Arial" w:cs="Arial"/>
          <w:color w:val="000000" w:themeColor="text1"/>
          <w:sz w:val="22"/>
          <w:szCs w:val="22"/>
        </w:rPr>
        <w:t>We then fit the linear model</w:t>
      </w:r>
    </w:p>
    <w:p w14:paraId="219C63D0" w14:textId="77777777" w:rsidR="008C7090" w:rsidRPr="00D75A87" w:rsidRDefault="00000000" w:rsidP="00344994">
      <w:pPr>
        <w:spacing w:line="240" w:lineRule="auto"/>
        <w:divId w:val="961115289"/>
        <w:rPr>
          <w:rStyle w:val="katex-mathml"/>
          <w:color w:val="000000" w:themeColor="text1"/>
        </w:rPr>
      </w:pPr>
      <m:oMathPara>
        <m:oMath>
          <m:f>
            <m:fPr>
              <m:ctrlPr>
                <w:rPr>
                  <w:rStyle w:val="katex-mathml"/>
                  <w:rFonts w:ascii="Cambria Math" w:hAnsi="Cambria Math"/>
                  <w:color w:val="000000" w:themeColor="text1"/>
                </w:rPr>
              </m:ctrlPr>
            </m:fPr>
            <m:num>
              <m:r>
                <w:rPr>
                  <w:rStyle w:val="katex-mathml"/>
                  <w:rFonts w:ascii="Cambria Math" w:hAnsi="Cambria Math"/>
                  <w:color w:val="000000" w:themeColor="text1"/>
                </w:rPr>
                <m:t>1</m:t>
              </m:r>
              <m:ctrlPr>
                <w:rPr>
                  <w:rStyle w:val="katex-mathml"/>
                  <w:rFonts w:ascii="Cambria Math" w:hAnsi="Cambria Math"/>
                  <w:i/>
                  <w:color w:val="000000" w:themeColor="text1"/>
                </w:rPr>
              </m:ctrlPr>
            </m:num>
            <m:den>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x</m:t>
                  </m:r>
                </m:e>
                <m:sub>
                  <m:r>
                    <w:rPr>
                      <w:rStyle w:val="katex-mathml"/>
                      <w:rFonts w:ascii="Cambria Math" w:hAnsi="Cambria Math"/>
                      <w:color w:val="000000" w:themeColor="text1"/>
                    </w:rPr>
                    <m:t>i</m:t>
                  </m:r>
                </m:sub>
              </m:sSub>
              <m:d>
                <m:dPr>
                  <m:ctrlPr>
                    <w:rPr>
                      <w:rStyle w:val="katex-mathml"/>
                      <w:rFonts w:ascii="Cambria Math" w:hAnsi="Cambria Math"/>
                      <w:i/>
                      <w:color w:val="000000" w:themeColor="text1"/>
                    </w:rPr>
                  </m:ctrlPr>
                </m:dPr>
                <m:e>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t</m:t>
                      </m:r>
                    </m:e>
                    <m:sub>
                      <m:r>
                        <w:rPr>
                          <w:rStyle w:val="katex-mathml"/>
                          <w:rFonts w:ascii="Cambria Math" w:hAnsi="Cambria Math"/>
                          <w:color w:val="000000" w:themeColor="text1"/>
                        </w:rPr>
                        <m:t>k</m:t>
                      </m:r>
                    </m:sub>
                  </m:sSub>
                </m:e>
              </m:d>
              <m:ctrlPr>
                <w:rPr>
                  <w:rStyle w:val="katex-mathml"/>
                  <w:rFonts w:ascii="Cambria Math" w:hAnsi="Cambria Math"/>
                  <w:i/>
                  <w:color w:val="000000" w:themeColor="text1"/>
                </w:rPr>
              </m:ctrlPr>
            </m:den>
          </m:f>
          <m:f>
            <m:fPr>
              <m:ctrlPr>
                <w:rPr>
                  <w:rStyle w:val="katex-mathml"/>
                  <w:rFonts w:ascii="Cambria Math" w:hAnsi="Cambria Math"/>
                  <w:color w:val="000000" w:themeColor="text1"/>
                </w:rPr>
              </m:ctrlPr>
            </m:fPr>
            <m:num>
              <m:r>
                <w:rPr>
                  <w:rStyle w:val="katex-mathml"/>
                  <w:rFonts w:ascii="Cambria Math" w:hAnsi="Cambria Math"/>
                  <w:color w:val="000000" w:themeColor="text1"/>
                </w:rPr>
                <m:t>d</m:t>
              </m:r>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x</m:t>
                  </m:r>
                </m:e>
                <m:sub>
                  <m:r>
                    <w:rPr>
                      <w:rStyle w:val="katex-mathml"/>
                      <w:rFonts w:ascii="Cambria Math" w:hAnsi="Cambria Math"/>
                      <w:color w:val="000000" w:themeColor="text1"/>
                    </w:rPr>
                    <m:t>i</m:t>
                  </m:r>
                </m:sub>
              </m:sSub>
              <m:ctrlPr>
                <w:rPr>
                  <w:rStyle w:val="katex-mathml"/>
                  <w:rFonts w:ascii="Cambria Math" w:hAnsi="Cambria Math"/>
                  <w:i/>
                  <w:color w:val="000000" w:themeColor="text1"/>
                </w:rPr>
              </m:ctrlPr>
            </m:num>
            <m:den>
              <m:r>
                <w:rPr>
                  <w:rStyle w:val="katex-mathml"/>
                  <w:rFonts w:ascii="Cambria Math" w:hAnsi="Cambria Math"/>
                  <w:color w:val="000000" w:themeColor="text1"/>
                </w:rPr>
                <m:t>dt</m:t>
              </m:r>
              <m:ctrlPr>
                <w:rPr>
                  <w:rStyle w:val="katex-mathml"/>
                  <w:rFonts w:ascii="Cambria Math" w:hAnsi="Cambria Math"/>
                  <w:i/>
                  <w:color w:val="000000" w:themeColor="text1"/>
                </w:rPr>
              </m:ctrlPr>
            </m:den>
          </m:f>
          <m:d>
            <m:dPr>
              <m:ctrlPr>
                <w:rPr>
                  <w:rStyle w:val="katex-mathml"/>
                  <w:rFonts w:ascii="Cambria Math" w:hAnsi="Cambria Math"/>
                  <w:i/>
                  <w:color w:val="000000" w:themeColor="text1"/>
                </w:rPr>
              </m:ctrlPr>
            </m:dPr>
            <m:e>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t</m:t>
                  </m:r>
                </m:e>
                <m:sub>
                  <m:r>
                    <w:rPr>
                      <w:rStyle w:val="katex-mathml"/>
                      <w:rFonts w:ascii="Cambria Math" w:hAnsi="Cambria Math"/>
                      <w:color w:val="000000" w:themeColor="text1"/>
                    </w:rPr>
                    <m:t>k</m:t>
                  </m:r>
                </m:sub>
              </m:sSub>
            </m:e>
          </m:d>
          <m:r>
            <m:rPr>
              <m:sty m:val="p"/>
            </m:rPr>
            <w:rPr>
              <w:rStyle w:val="katex-mathml"/>
              <w:rFonts w:ascii="Cambria Math" w:hAnsi="Cambria Math"/>
              <w:color w:val="000000" w:themeColor="text1"/>
            </w:rPr>
            <m:t>≈</m:t>
          </m:r>
          <m:sSub>
            <m:sSubPr>
              <m:ctrlPr>
                <w:rPr>
                  <w:rStyle w:val="katex-mathml"/>
                  <w:rFonts w:ascii="Cambria Math" w:hAnsi="Cambria Math"/>
                  <w:i/>
                  <w:color w:val="000000" w:themeColor="text1"/>
                </w:rPr>
              </m:ctrlPr>
            </m:sSubPr>
            <m:e>
              <m:r>
                <m:rPr>
                  <m:sty m:val="p"/>
                </m:rPr>
                <w:rPr>
                  <w:rStyle w:val="katex-mathml"/>
                  <w:rFonts w:ascii="Cambria Math" w:hAnsi="Cambria Math"/>
                  <w:color w:val="000000" w:themeColor="text1"/>
                </w:rPr>
                <m:t>μ</m:t>
              </m:r>
              <m:ctrlPr>
                <w:rPr>
                  <w:rStyle w:val="katex-mathml"/>
                  <w:rFonts w:ascii="Cambria Math" w:hAnsi="Cambria Math"/>
                  <w:color w:val="000000" w:themeColor="text1"/>
                </w:rPr>
              </m:ctrlPr>
            </m:e>
            <m:sub>
              <m:r>
                <w:rPr>
                  <w:rStyle w:val="katex-mathml"/>
                  <w:rFonts w:ascii="Cambria Math" w:hAnsi="Cambria Math"/>
                  <w:color w:val="000000" w:themeColor="text1"/>
                </w:rPr>
                <m:t>i</m:t>
              </m:r>
            </m:sub>
          </m:sSub>
          <m:r>
            <w:rPr>
              <w:rStyle w:val="katex-mathml"/>
              <w:rFonts w:ascii="Cambria Math" w:hAnsi="Cambria Math"/>
              <w:color w:val="000000" w:themeColor="text1"/>
            </w:rPr>
            <m:t>+</m:t>
          </m:r>
          <m:nary>
            <m:naryPr>
              <m:chr m:val="∑"/>
              <m:supHide m:val="1"/>
              <m:ctrlPr>
                <w:rPr>
                  <w:rStyle w:val="katex-mathml"/>
                  <w:rFonts w:ascii="Cambria Math" w:hAnsi="Cambria Math"/>
                  <w:color w:val="000000" w:themeColor="text1"/>
                </w:rPr>
              </m:ctrlPr>
            </m:naryPr>
            <m:sub>
              <m:r>
                <w:rPr>
                  <w:rStyle w:val="katex-mathml"/>
                  <w:rFonts w:ascii="Cambria Math" w:hAnsi="Cambria Math"/>
                  <w:color w:val="000000" w:themeColor="text1"/>
                </w:rPr>
                <m:t>j</m:t>
              </m:r>
              <m:ctrlPr>
                <w:rPr>
                  <w:rStyle w:val="katex-mathml"/>
                  <w:rFonts w:ascii="Cambria Math" w:hAnsi="Cambria Math"/>
                  <w:i/>
                  <w:color w:val="000000" w:themeColor="text1"/>
                </w:rPr>
              </m:ctrlPr>
            </m:sub>
            <m:sup>
              <m:ctrlPr>
                <w:rPr>
                  <w:rStyle w:val="katex-mathml"/>
                  <w:rFonts w:ascii="Cambria Math" w:hAnsi="Cambria Math"/>
                  <w:i/>
                  <w:color w:val="000000" w:themeColor="text1"/>
                </w:rPr>
              </m:ctrlPr>
            </m:sup>
            <m:e>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M</m:t>
                  </m:r>
                </m:e>
                <m:sub>
                  <m:r>
                    <w:rPr>
                      <w:rStyle w:val="katex-mathml"/>
                      <w:rFonts w:ascii="Cambria Math" w:hAnsi="Cambria Math"/>
                      <w:color w:val="000000" w:themeColor="text1"/>
                    </w:rPr>
                    <m:t>ij</m:t>
                  </m:r>
                </m:sub>
              </m:sSub>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x</m:t>
                  </m:r>
                </m:e>
                <m:sub>
                  <m:r>
                    <w:rPr>
                      <w:rStyle w:val="katex-mathml"/>
                      <w:rFonts w:ascii="Cambria Math" w:hAnsi="Cambria Math"/>
                      <w:color w:val="000000" w:themeColor="text1"/>
                    </w:rPr>
                    <m:t>j</m:t>
                  </m:r>
                </m:sub>
              </m:sSub>
              <m:d>
                <m:dPr>
                  <m:ctrlPr>
                    <w:rPr>
                      <w:rStyle w:val="katex-mathml"/>
                      <w:rFonts w:ascii="Cambria Math" w:hAnsi="Cambria Math"/>
                      <w:i/>
                      <w:color w:val="000000" w:themeColor="text1"/>
                    </w:rPr>
                  </m:ctrlPr>
                </m:dPr>
                <m:e>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t</m:t>
                      </m:r>
                    </m:e>
                    <m:sub>
                      <m:r>
                        <w:rPr>
                          <w:rStyle w:val="katex-mathml"/>
                          <w:rFonts w:ascii="Cambria Math" w:hAnsi="Cambria Math"/>
                          <w:color w:val="000000" w:themeColor="text1"/>
                        </w:rPr>
                        <m:t>k</m:t>
                      </m:r>
                    </m:sub>
                  </m:sSub>
                </m:e>
              </m:d>
              <m:ctrlPr>
                <w:rPr>
                  <w:rStyle w:val="katex-mathml"/>
                  <w:rFonts w:ascii="Cambria Math" w:hAnsi="Cambria Math"/>
                  <w:i/>
                  <w:color w:val="000000" w:themeColor="text1"/>
                </w:rPr>
              </m:ctrlPr>
            </m:e>
          </m:nary>
          <m:r>
            <w:rPr>
              <w:rStyle w:val="katex-mathml"/>
              <w:rFonts w:ascii="Cambria Math" w:hAnsi="Cambria Math"/>
              <w:color w:val="000000" w:themeColor="text1"/>
            </w:rPr>
            <m:t>+</m:t>
          </m:r>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b</m:t>
              </m:r>
            </m:e>
            <m:sub>
              <m:r>
                <w:rPr>
                  <w:rStyle w:val="katex-mathml"/>
                  <w:rFonts w:ascii="Cambria Math" w:hAnsi="Cambria Math"/>
                  <w:color w:val="000000" w:themeColor="text1"/>
                </w:rPr>
                <m:t>i</m:t>
              </m:r>
            </m:sub>
          </m:sSub>
          <m:r>
            <w:rPr>
              <w:rStyle w:val="katex-mathml"/>
              <w:rFonts w:ascii="Cambria Math" w:hAnsi="Cambria Math"/>
              <w:color w:val="000000" w:themeColor="text1"/>
            </w:rPr>
            <m:t>u</m:t>
          </m:r>
          <m:d>
            <m:dPr>
              <m:ctrlPr>
                <w:rPr>
                  <w:rStyle w:val="katex-mathml"/>
                  <w:rFonts w:ascii="Cambria Math" w:hAnsi="Cambria Math"/>
                  <w:i/>
                  <w:color w:val="000000" w:themeColor="text1"/>
                </w:rPr>
              </m:ctrlPr>
            </m:dPr>
            <m:e>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t</m:t>
                  </m:r>
                </m:e>
                <m:sub>
                  <m:r>
                    <w:rPr>
                      <w:rStyle w:val="katex-mathml"/>
                      <w:rFonts w:ascii="Cambria Math" w:hAnsi="Cambria Math"/>
                      <w:color w:val="000000" w:themeColor="text1"/>
                    </w:rPr>
                    <m:t>k</m:t>
                  </m:r>
                </m:sub>
              </m:sSub>
            </m:e>
          </m:d>
        </m:oMath>
      </m:oMathPara>
    </w:p>
    <w:p w14:paraId="07ADF643" w14:textId="77777777" w:rsidR="008C7090" w:rsidRPr="00D75A87" w:rsidRDefault="008C7090" w:rsidP="00344994">
      <w:pPr>
        <w:pStyle w:val="NormalWeb"/>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by regularized least squares across all species and time points. The regression coefficients provided estimates of intrinsic growth rates </w:t>
      </w:r>
      <m:oMath>
        <m:sSub>
          <m:sSubPr>
            <m:ctrlPr>
              <w:rPr>
                <w:rStyle w:val="katex-mathml"/>
                <w:rFonts w:ascii="Cambria Math" w:hAnsi="Cambria Math" w:cs="Arial"/>
                <w:i/>
                <w:color w:val="000000" w:themeColor="text1"/>
                <w:sz w:val="22"/>
                <w:szCs w:val="22"/>
              </w:rPr>
            </m:ctrlPr>
          </m:sSubPr>
          <m:e>
            <m:r>
              <m:rPr>
                <m:sty m:val="p"/>
              </m:rPr>
              <w:rPr>
                <w:rStyle w:val="katex-mathml"/>
                <w:rFonts w:ascii="Cambria Math" w:hAnsi="Cambria Math" w:cs="Arial"/>
                <w:color w:val="000000" w:themeColor="text1"/>
                <w:sz w:val="22"/>
                <w:szCs w:val="22"/>
              </w:rPr>
              <m:t>μ</m:t>
            </m:r>
            <m:ctrlPr>
              <w:rPr>
                <w:rStyle w:val="katex-mathml"/>
                <w:rFonts w:ascii="Cambria Math" w:hAnsi="Cambria Math" w:cs="Arial"/>
                <w:color w:val="000000" w:themeColor="text1"/>
                <w:sz w:val="22"/>
                <w:szCs w:val="22"/>
              </w:rPr>
            </m:ctrlPr>
          </m:e>
          <m:sub>
            <m:r>
              <w:rPr>
                <w:rStyle w:val="katex-mathml"/>
                <w:rFonts w:ascii="Cambria Math" w:hAnsi="Cambria Math" w:cs="Arial"/>
                <w:color w:val="000000" w:themeColor="text1"/>
                <w:sz w:val="22"/>
                <w:szCs w:val="22"/>
              </w:rPr>
              <m:t>i</m:t>
            </m:r>
          </m:sub>
        </m:sSub>
      </m:oMath>
      <w:r w:rsidRPr="00D75A87">
        <w:rPr>
          <w:rFonts w:ascii="Arial" w:hAnsi="Arial" w:cs="Arial"/>
          <w:color w:val="000000" w:themeColor="text1"/>
          <w:sz w:val="22"/>
          <w:szCs w:val="22"/>
        </w:rPr>
        <w:t xml:space="preserve">, interaction matrix </w:t>
      </w:r>
      <m:oMath>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b</m:t>
            </m:r>
            <m:ctrlPr>
              <w:rPr>
                <w:rFonts w:ascii="Cambria Math" w:hAnsi="Cambria Math" w:cs="Arial"/>
                <w:i/>
                <w:color w:val="000000" w:themeColor="text1"/>
                <w:sz w:val="22"/>
                <w:szCs w:val="22"/>
              </w:rPr>
            </m:ctrlPr>
          </m:e>
          <m:sub>
            <m:r>
              <w:rPr>
                <w:rStyle w:val="katex-mathml"/>
                <w:rFonts w:ascii="Cambria Math" w:hAnsi="Cambria Math" w:cs="Arial"/>
                <w:color w:val="000000" w:themeColor="text1"/>
                <w:sz w:val="22"/>
                <w:szCs w:val="22"/>
              </w:rPr>
              <m:t>i</m:t>
            </m:r>
          </m:sub>
        </m:sSub>
      </m:oMath>
      <w:r w:rsidRPr="00D75A87">
        <w:rPr>
          <w:rFonts w:ascii="Arial" w:hAnsi="Arial" w:cs="Arial"/>
          <w:color w:val="000000" w:themeColor="text1"/>
          <w:sz w:val="22"/>
          <w:szCs w:val="22"/>
        </w:rPr>
        <w:t>. Regularization strength and other hyperparameters were selected empirically to balance overfitting and underfitting.</w:t>
      </w:r>
    </w:p>
    <w:p w14:paraId="37CD17B2" w14:textId="77777777" w:rsidR="008C7090" w:rsidRPr="00D75A87" w:rsidRDefault="008C7090" w:rsidP="003B1C51">
      <w:pPr>
        <w:pStyle w:val="NormalWeb"/>
        <w:spacing w:before="0" w:beforeAutospacing="0" w:after="0" w:afterAutospacing="0"/>
        <w:ind w:firstLine="720"/>
        <w:divId w:val="961115289"/>
        <w:rPr>
          <w:rFonts w:ascii="Arial" w:hAnsi="Arial" w:cs="Arial"/>
          <w:color w:val="000000" w:themeColor="text1"/>
          <w:sz w:val="22"/>
          <w:szCs w:val="22"/>
        </w:rPr>
      </w:pPr>
      <w:r w:rsidRPr="00D75A87">
        <w:rPr>
          <w:rFonts w:ascii="Arial" w:hAnsi="Arial" w:cs="Arial"/>
          <w:color w:val="000000" w:themeColor="text1"/>
          <w:sz w:val="22"/>
          <w:szCs w:val="22"/>
        </w:rPr>
        <w:t>For the clinical data, gLV inference was restricted to the subset of samples with qPCR-based absolute abundances. We fit a class-level gLV model using the same regression approach, treating the log-transformed absolute abundances as inputs and using antibiotic exposure derived from the clinical antibiotic records.</w:t>
      </w:r>
    </w:p>
    <w:p w14:paraId="5212D9B6" w14:textId="77777777" w:rsidR="008C7090" w:rsidRPr="00D75A87" w:rsidRDefault="008C7090" w:rsidP="00344994">
      <w:pPr>
        <w:pStyle w:val="Heading3"/>
        <w:spacing w:before="0" w:after="0" w:line="240" w:lineRule="auto"/>
        <w:divId w:val="961115289"/>
        <w:rPr>
          <w:color w:val="000000" w:themeColor="text1"/>
          <w:sz w:val="22"/>
          <w:szCs w:val="22"/>
        </w:rPr>
      </w:pPr>
    </w:p>
    <w:p w14:paraId="3836F0FC" w14:textId="77777777" w:rsidR="008C7090" w:rsidRPr="00D75A87" w:rsidRDefault="008C7090" w:rsidP="003B1C51">
      <w:pPr>
        <w:pStyle w:val="Heading3"/>
        <w:spacing w:before="0" w:after="0" w:line="240" w:lineRule="auto"/>
        <w:divId w:val="961115289"/>
        <w:rPr>
          <w:color w:val="000000" w:themeColor="text1"/>
          <w:sz w:val="22"/>
          <w:szCs w:val="22"/>
        </w:rPr>
      </w:pPr>
      <w:r w:rsidRPr="00D75A87">
        <w:rPr>
          <w:b/>
          <w:bCs/>
          <w:color w:val="000000" w:themeColor="text1"/>
          <w:sz w:val="22"/>
          <w:szCs w:val="22"/>
        </w:rPr>
        <w:t>Perturbation-aware Neural ODE (pNODE) architecture.</w:t>
      </w:r>
      <w:r w:rsidRPr="00D75A87">
        <w:rPr>
          <w:color w:val="000000" w:themeColor="text1"/>
          <w:sz w:val="22"/>
          <w:szCs w:val="22"/>
        </w:rPr>
        <w:t xml:space="preserve"> We modeled microbiome dynamics under antibiotic perturbation using a perturbation-aware Neural Ordinary Differential Equation (pNODE). In this framework, the state </w:t>
      </w:r>
      <m:oMath>
        <m:r>
          <w:rPr>
            <w:rStyle w:val="katex-mathml"/>
            <w:rFonts w:ascii="Cambria Math" w:hAnsi="Cambria Math"/>
            <w:color w:val="000000" w:themeColor="text1"/>
            <w:sz w:val="22"/>
            <w:szCs w:val="22"/>
          </w:rPr>
          <m:t>x(t)</m:t>
        </m:r>
      </m:oMath>
      <w:r w:rsidRPr="00D75A87">
        <w:rPr>
          <w:color w:val="000000" w:themeColor="text1"/>
          <w:sz w:val="22"/>
          <w:szCs w:val="22"/>
        </w:rPr>
        <w:t xml:space="preserve"> is a vector of taxon or class-level abundances, and the time derivative is parameterized by a neural network that takes both the current state and the perturbation as input:</w:t>
      </w:r>
    </w:p>
    <w:p w14:paraId="2EC7D388" w14:textId="77777777" w:rsidR="008C7090" w:rsidRPr="00D75A87" w:rsidRDefault="00000000" w:rsidP="003B1C51">
      <w:pPr>
        <w:spacing w:line="240" w:lineRule="auto"/>
        <w:jc w:val="center"/>
        <w:divId w:val="961115289"/>
        <w:rPr>
          <w:color w:val="000000" w:themeColor="text1"/>
        </w:rPr>
      </w:pPr>
      <m:oMath>
        <m:f>
          <m:fPr>
            <m:ctrlPr>
              <w:rPr>
                <w:rStyle w:val="katex-mathml"/>
                <w:rFonts w:ascii="Cambria Math" w:hAnsi="Cambria Math"/>
                <w:color w:val="000000" w:themeColor="text1"/>
              </w:rPr>
            </m:ctrlPr>
          </m:fPr>
          <m:num>
            <m:r>
              <w:rPr>
                <w:rStyle w:val="katex-mathml"/>
                <w:rFonts w:ascii="Cambria Math" w:hAnsi="Cambria Math"/>
                <w:color w:val="000000" w:themeColor="text1"/>
              </w:rPr>
              <m:t>dx</m:t>
            </m:r>
            <m:ctrlPr>
              <w:rPr>
                <w:rStyle w:val="katex-mathml"/>
                <w:rFonts w:ascii="Cambria Math" w:hAnsi="Cambria Math"/>
                <w:i/>
                <w:color w:val="000000" w:themeColor="text1"/>
              </w:rPr>
            </m:ctrlPr>
          </m:num>
          <m:den>
            <m:r>
              <w:rPr>
                <w:rStyle w:val="katex-mathml"/>
                <w:rFonts w:ascii="Cambria Math" w:hAnsi="Cambria Math"/>
                <w:color w:val="000000" w:themeColor="text1"/>
              </w:rPr>
              <m:t>dt</m:t>
            </m:r>
            <m:ctrlPr>
              <w:rPr>
                <w:rStyle w:val="katex-mathml"/>
                <w:rFonts w:ascii="Cambria Math" w:hAnsi="Cambria Math"/>
                <w:i/>
                <w:color w:val="000000" w:themeColor="text1"/>
              </w:rPr>
            </m:ctrlPr>
          </m:den>
        </m:f>
        <m:r>
          <w:rPr>
            <w:rStyle w:val="katex-mathml"/>
            <w:rFonts w:ascii="Cambria Math" w:hAnsi="Cambria Math"/>
            <w:color w:val="000000" w:themeColor="text1"/>
          </w:rPr>
          <m:t>=</m:t>
        </m:r>
        <m:sSub>
          <m:sSubPr>
            <m:ctrlPr>
              <w:rPr>
                <w:rStyle w:val="katex-mathml"/>
                <w:rFonts w:ascii="Cambria Math" w:hAnsi="Cambria Math"/>
                <w:i/>
                <w:color w:val="000000" w:themeColor="text1"/>
              </w:rPr>
            </m:ctrlPr>
          </m:sSubPr>
          <m:e>
            <m:r>
              <w:rPr>
                <w:rStyle w:val="katex-mathml"/>
                <w:rFonts w:ascii="Cambria Math" w:hAnsi="Cambria Math"/>
                <w:color w:val="000000" w:themeColor="text1"/>
              </w:rPr>
              <m:t>f</m:t>
            </m:r>
          </m:e>
          <m:sub>
            <m:r>
              <m:rPr>
                <m:sty m:val="p"/>
              </m:rPr>
              <w:rPr>
                <w:rStyle w:val="katex-mathml"/>
                <w:rFonts w:ascii="Cambria Math" w:hAnsi="Cambria Math"/>
                <w:color w:val="000000" w:themeColor="text1"/>
              </w:rPr>
              <m:t>θ</m:t>
            </m:r>
          </m:sub>
        </m:sSub>
        <m:d>
          <m:dPr>
            <m:ctrlPr>
              <w:rPr>
                <w:rStyle w:val="katex-mathml"/>
                <w:rFonts w:ascii="Cambria Math" w:hAnsi="Cambria Math"/>
                <w:i/>
                <w:color w:val="000000" w:themeColor="text1"/>
              </w:rPr>
            </m:ctrlPr>
          </m:dPr>
          <m:e>
            <m:r>
              <w:rPr>
                <w:rStyle w:val="katex-mathml"/>
                <w:rFonts w:ascii="Cambria Math" w:hAnsi="Cambria Math"/>
                <w:color w:val="000000" w:themeColor="text1"/>
              </w:rPr>
              <m:t>x</m:t>
            </m:r>
            <m:d>
              <m:dPr>
                <m:ctrlPr>
                  <w:rPr>
                    <w:rStyle w:val="katex-mathml"/>
                    <w:rFonts w:ascii="Cambria Math" w:hAnsi="Cambria Math"/>
                    <w:i/>
                    <w:color w:val="000000" w:themeColor="text1"/>
                  </w:rPr>
                </m:ctrlPr>
              </m:dPr>
              <m:e>
                <m:r>
                  <w:rPr>
                    <w:rStyle w:val="katex-mathml"/>
                    <w:rFonts w:ascii="Cambria Math" w:hAnsi="Cambria Math"/>
                    <w:color w:val="000000" w:themeColor="text1"/>
                  </w:rPr>
                  <m:t>t</m:t>
                </m:r>
              </m:e>
            </m:d>
            <m:r>
              <w:rPr>
                <w:rStyle w:val="katex-mathml"/>
                <w:rFonts w:ascii="Cambria Math" w:hAnsi="Cambria Math"/>
                <w:color w:val="000000" w:themeColor="text1"/>
              </w:rPr>
              <m:t>,p</m:t>
            </m:r>
            <m:d>
              <m:dPr>
                <m:ctrlPr>
                  <w:rPr>
                    <w:rStyle w:val="katex-mathml"/>
                    <w:rFonts w:ascii="Cambria Math" w:hAnsi="Cambria Math"/>
                    <w:i/>
                    <w:color w:val="000000" w:themeColor="text1"/>
                  </w:rPr>
                </m:ctrlPr>
              </m:dPr>
              <m:e>
                <m:r>
                  <w:rPr>
                    <w:rStyle w:val="katex-mathml"/>
                    <w:rFonts w:ascii="Cambria Math" w:hAnsi="Cambria Math"/>
                    <w:color w:val="000000" w:themeColor="text1"/>
                  </w:rPr>
                  <m:t>t</m:t>
                </m:r>
              </m:e>
            </m:d>
          </m:e>
        </m:d>
      </m:oMath>
      <w:r w:rsidR="008C7090" w:rsidRPr="00D75A87">
        <w:rPr>
          <w:rStyle w:val="katex-mathml"/>
          <w:color w:val="000000" w:themeColor="text1"/>
        </w:rPr>
        <w:t>,</w:t>
      </w:r>
    </w:p>
    <w:p w14:paraId="430AD608" w14:textId="77777777" w:rsidR="008C7090" w:rsidRPr="00D75A87" w:rsidRDefault="008C7090" w:rsidP="003B1C51">
      <w:pPr>
        <w:pStyle w:val="NormalWeb"/>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where </w:t>
      </w:r>
      <w:r w:rsidRPr="00D75A87">
        <w:rPr>
          <w:rStyle w:val="katex-mathml"/>
          <w:rFonts w:ascii="Arial" w:hAnsi="Arial" w:cs="Arial"/>
          <w:i/>
          <w:iCs/>
          <w:color w:val="000000" w:themeColor="text1"/>
          <w:sz w:val="22"/>
          <w:szCs w:val="22"/>
        </w:rPr>
        <w:t>θ</w:t>
      </w:r>
      <w:r w:rsidRPr="00D75A87">
        <w:rPr>
          <w:rFonts w:ascii="Arial" w:hAnsi="Arial" w:cs="Arial"/>
          <w:color w:val="000000" w:themeColor="text1"/>
          <w:sz w:val="22"/>
          <w:szCs w:val="22"/>
        </w:rPr>
        <w:t xml:space="preserve"> denotes the neural network parameters, and </w:t>
      </w:r>
      <m:oMath>
        <m:r>
          <w:rPr>
            <w:rStyle w:val="mord"/>
            <w:rFonts w:ascii="Cambria Math" w:hAnsi="Cambria Math" w:cs="Arial"/>
            <w:color w:val="000000" w:themeColor="text1"/>
            <w:sz w:val="22"/>
            <w:szCs w:val="22"/>
          </w:rPr>
          <m:t>p</m:t>
        </m:r>
        <m:r>
          <w:rPr>
            <w:rStyle w:val="mopen"/>
            <w:rFonts w:ascii="Cambria Math" w:hAnsi="Cambria Math" w:cs="Arial"/>
            <w:color w:val="000000" w:themeColor="text1"/>
            <w:sz w:val="22"/>
            <w:szCs w:val="22"/>
          </w:rPr>
          <m:t>(</m:t>
        </m:r>
        <m:r>
          <w:rPr>
            <w:rStyle w:val="mord"/>
            <w:rFonts w:ascii="Cambria Math" w:hAnsi="Cambria Math" w:cs="Arial"/>
            <w:color w:val="000000" w:themeColor="text1"/>
            <w:sz w:val="22"/>
            <w:szCs w:val="22"/>
          </w:rPr>
          <m:t>t</m:t>
        </m:r>
        <m:r>
          <w:rPr>
            <w:rStyle w:val="mclose"/>
            <w:rFonts w:ascii="Cambria Math" w:hAnsi="Cambria Math" w:cs="Arial"/>
            <w:color w:val="000000" w:themeColor="text1"/>
            <w:sz w:val="22"/>
            <w:szCs w:val="22"/>
          </w:rPr>
          <m:t>)</m:t>
        </m:r>
      </m:oMath>
      <w:r w:rsidRPr="00D75A87">
        <w:rPr>
          <w:rFonts w:ascii="Arial" w:hAnsi="Arial" w:cs="Arial"/>
          <w:color w:val="000000" w:themeColor="text1"/>
          <w:sz w:val="22"/>
          <w:szCs w:val="22"/>
        </w:rPr>
        <w:t xml:space="preserve"> is the time-dependent antibiotic encoding.</w:t>
      </w:r>
    </w:p>
    <w:p w14:paraId="11C1D1A4" w14:textId="77777777" w:rsidR="008C7090" w:rsidRPr="00D75A87" w:rsidRDefault="008C7090" w:rsidP="003B1C51">
      <w:pPr>
        <w:pStyle w:val="NormalWeb"/>
        <w:spacing w:before="0" w:beforeAutospacing="0" w:after="0" w:afterAutospacing="0"/>
        <w:ind w:firstLine="72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The function </w:t>
      </w:r>
      <m:oMath>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f</m:t>
            </m:r>
          </m:e>
          <m:sub>
            <m:r>
              <m:rPr>
                <m:sty m:val="p"/>
              </m:rPr>
              <w:rPr>
                <w:rStyle w:val="katex-mathml"/>
                <w:rFonts w:ascii="Cambria Math" w:hAnsi="Cambria Math" w:cs="Arial"/>
                <w:color w:val="000000" w:themeColor="text1"/>
                <w:sz w:val="22"/>
                <w:szCs w:val="22"/>
              </w:rPr>
              <m:t>θ</m:t>
            </m:r>
          </m:sub>
        </m:sSub>
      </m:oMath>
      <w:r w:rsidRPr="00D75A87">
        <w:rPr>
          <w:rFonts w:ascii="Arial" w:hAnsi="Arial" w:cs="Arial"/>
          <w:color w:val="000000" w:themeColor="text1"/>
          <w:sz w:val="22"/>
          <w:szCs w:val="22"/>
        </w:rPr>
        <w:t xml:space="preserve"> was implemented as a fully connected feed-forward neural network that concatenates </w:t>
      </w:r>
      <m:oMath>
        <m:r>
          <w:rPr>
            <w:rStyle w:val="mord"/>
            <w:rFonts w:ascii="Cambria Math" w:hAnsi="Cambria Math" w:cs="Arial"/>
            <w:color w:val="000000" w:themeColor="text1"/>
            <w:sz w:val="22"/>
            <w:szCs w:val="22"/>
          </w:rPr>
          <m:t>x</m:t>
        </m:r>
        <m:r>
          <w:rPr>
            <w:rStyle w:val="mopen"/>
            <w:rFonts w:ascii="Cambria Math" w:hAnsi="Cambria Math" w:cs="Arial"/>
            <w:color w:val="000000" w:themeColor="text1"/>
            <w:sz w:val="22"/>
            <w:szCs w:val="22"/>
          </w:rPr>
          <m:t>(</m:t>
        </m:r>
        <m:r>
          <w:rPr>
            <w:rStyle w:val="mord"/>
            <w:rFonts w:ascii="Cambria Math" w:hAnsi="Cambria Math" w:cs="Arial"/>
            <w:color w:val="000000" w:themeColor="text1"/>
            <w:sz w:val="22"/>
            <w:szCs w:val="22"/>
          </w:rPr>
          <m:t>t</m:t>
        </m:r>
        <m:r>
          <w:rPr>
            <w:rStyle w:val="mclose"/>
            <w:rFonts w:ascii="Cambria Math" w:hAnsi="Cambria Math" w:cs="Arial"/>
            <w:color w:val="000000" w:themeColor="text1"/>
            <w:sz w:val="22"/>
            <w:szCs w:val="22"/>
          </w:rPr>
          <m:t>)</m:t>
        </m:r>
      </m:oMath>
      <w:r w:rsidRPr="00D75A87">
        <w:rPr>
          <w:rFonts w:ascii="Arial" w:hAnsi="Arial" w:cs="Arial"/>
          <w:color w:val="000000" w:themeColor="text1"/>
          <w:sz w:val="22"/>
          <w:szCs w:val="22"/>
        </w:rPr>
        <w:t xml:space="preserve"> and </w:t>
      </w:r>
      <m:oMath>
        <m:r>
          <w:rPr>
            <w:rStyle w:val="katex-mathml"/>
            <w:rFonts w:ascii="Cambria Math" w:hAnsi="Cambria Math" w:cs="Arial"/>
            <w:color w:val="000000" w:themeColor="text1"/>
            <w:sz w:val="22"/>
            <w:szCs w:val="22"/>
          </w:rPr>
          <m:t>p(t)</m:t>
        </m:r>
      </m:oMath>
      <w:r w:rsidRPr="00D75A87">
        <w:rPr>
          <w:rFonts w:ascii="Arial" w:hAnsi="Arial" w:cs="Arial"/>
          <w:color w:val="000000" w:themeColor="text1"/>
          <w:sz w:val="22"/>
          <w:szCs w:val="22"/>
        </w:rPr>
        <w:t xml:space="preserve"> into a single input vector. Hidden layers use hyperbolic tangent (Tanh) activations, and the output layer has the same dimension as </w:t>
      </w:r>
      <m:oMath>
        <m:r>
          <w:rPr>
            <w:rStyle w:val="katex-mathml"/>
            <w:rFonts w:ascii="Cambria Math" w:hAnsi="Cambria Math" w:cs="Arial"/>
            <w:color w:val="000000" w:themeColor="text1"/>
            <w:sz w:val="22"/>
            <w:szCs w:val="22"/>
          </w:rPr>
          <m:t>x(t)</m:t>
        </m:r>
      </m:oMath>
      <w:r w:rsidRPr="00D75A87">
        <w:rPr>
          <w:rFonts w:ascii="Arial" w:hAnsi="Arial" w:cs="Arial"/>
          <w:color w:val="000000" w:themeColor="text1"/>
          <w:sz w:val="22"/>
          <w:szCs w:val="22"/>
        </w:rPr>
        <w:t xml:space="preserve">. The ODE was integrated using an euler solver from the </w:t>
      </w:r>
      <w:r w:rsidRPr="00D75A87">
        <w:rPr>
          <w:rStyle w:val="HTMLCode"/>
          <w:rFonts w:ascii="Arial" w:eastAsiaTheme="minorEastAsia" w:hAnsi="Arial" w:cs="Arial"/>
          <w:color w:val="000000" w:themeColor="text1"/>
          <w:sz w:val="22"/>
          <w:szCs w:val="22"/>
        </w:rPr>
        <w:t>torchdiffeq</w:t>
      </w:r>
      <w:r w:rsidRPr="00D75A87">
        <w:rPr>
          <w:rFonts w:ascii="Arial" w:hAnsi="Arial" w:cs="Arial"/>
          <w:color w:val="000000" w:themeColor="text1"/>
          <w:sz w:val="22"/>
          <w:szCs w:val="22"/>
        </w:rPr>
        <w:t xml:space="preserve"> package, which implements continuous-time adjoint methods for efficient gradient computation through the numerical solver </w:t>
      </w:r>
      <w:hyperlink r:id="rId42" w:history="1">
        <w:r>
          <w:rPr>
            <w:rFonts w:ascii="Arial" w:eastAsia="Times New Roman" w:hAnsi="Arial" w:cs="Arial"/>
            <w:sz w:val="22"/>
          </w:rPr>
          <w:t>(Chen et al. 2018a)</w:t>
        </w:r>
      </w:hyperlink>
      <w:r w:rsidRPr="00D75A87">
        <w:rPr>
          <w:rFonts w:ascii="Arial" w:hAnsi="Arial" w:cs="Arial"/>
          <w:color w:val="000000" w:themeColor="text1"/>
          <w:sz w:val="22"/>
          <w:szCs w:val="22"/>
        </w:rPr>
        <w:t>. All pNODE models were implemented in PyTorch, and code specifying the exact architecture and hyperparameters is available in the public repository.</w:t>
      </w:r>
    </w:p>
    <w:p w14:paraId="53944729" w14:textId="77777777" w:rsidR="008C7090" w:rsidRPr="00D75A87" w:rsidRDefault="008C7090" w:rsidP="003B1C51">
      <w:pPr>
        <w:pStyle w:val="NormalWeb"/>
        <w:spacing w:before="0" w:beforeAutospacing="0" w:after="0" w:afterAutospacing="0"/>
        <w:divId w:val="961115289"/>
        <w:rPr>
          <w:rFonts w:ascii="Arial" w:hAnsi="Arial" w:cs="Arial"/>
          <w:color w:val="000000" w:themeColor="text1"/>
          <w:sz w:val="22"/>
          <w:szCs w:val="22"/>
        </w:rPr>
      </w:pPr>
    </w:p>
    <w:p w14:paraId="7A7ACDC7" w14:textId="77777777" w:rsidR="008C7090" w:rsidRPr="00D75A87" w:rsidRDefault="008C7090" w:rsidP="003B1C51">
      <w:pPr>
        <w:pStyle w:val="Heading3"/>
        <w:spacing w:before="0" w:after="0" w:line="240" w:lineRule="auto"/>
        <w:divId w:val="961115289"/>
        <w:rPr>
          <w:color w:val="000000" w:themeColor="text1"/>
          <w:sz w:val="22"/>
          <w:szCs w:val="22"/>
        </w:rPr>
      </w:pPr>
      <w:r w:rsidRPr="00D75A87">
        <w:rPr>
          <w:b/>
          <w:bCs/>
          <w:color w:val="000000" w:themeColor="text1"/>
          <w:sz w:val="22"/>
          <w:szCs w:val="22"/>
        </w:rPr>
        <w:lastRenderedPageBreak/>
        <w:t>Training pNODE on synthetic ecosystems.</w:t>
      </w:r>
      <w:r w:rsidRPr="00D75A87">
        <w:rPr>
          <w:color w:val="000000" w:themeColor="text1"/>
          <w:sz w:val="22"/>
          <w:szCs w:val="22"/>
        </w:rPr>
        <w:t xml:space="preserve"> For the synthetic gLV experiments, we trained pNODE to reconstruct full time-course dynamics from noisy, irregularly sampled data. For each simulated trajectory, we treated the first observation as the initial condition and used the antibiotic perturbation schedule </w:t>
      </w:r>
      <m:oMath>
        <m:r>
          <w:rPr>
            <w:rStyle w:val="katex-mathml"/>
            <w:rFonts w:ascii="Cambria Math" w:hAnsi="Cambria Math"/>
            <w:color w:val="000000" w:themeColor="text1"/>
            <w:sz w:val="22"/>
            <w:szCs w:val="22"/>
          </w:rPr>
          <m:t>u(t)</m:t>
        </m:r>
      </m:oMath>
      <w:r w:rsidRPr="00D75A87">
        <w:rPr>
          <w:color w:val="000000" w:themeColor="text1"/>
          <w:sz w:val="22"/>
          <w:szCs w:val="22"/>
        </w:rPr>
        <w:t xml:space="preserve"> as input. During training, the ODE solver integrated the pNODE forward from the initial time to each observation time. At each such time point, we computed the discrepancy between the predicted and true species abundances. The loss function was the mean absolute error (MAE) between predicted and ground-truth abundances, averaged over all species and observation times in the batch.</w:t>
      </w:r>
    </w:p>
    <w:p w14:paraId="54353BFC" w14:textId="77777777" w:rsidR="008C7090" w:rsidRPr="00D75A87" w:rsidRDefault="008C7090" w:rsidP="00E80182">
      <w:pPr>
        <w:pStyle w:val="NormalWeb"/>
        <w:spacing w:before="0" w:beforeAutospacing="0" w:after="0" w:afterAutospacing="0"/>
        <w:ind w:firstLine="72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Training was performed over a grid of dataset conditions (sampling density, noise level, number of trajectories). For each condition, we randomly split trajectories into training and test sets and trained both pNODE and the corresponding gLV model on the same training data. Model performance was evaluated by integrating from the initial condition and comparing predicted vs. true trajectories on held-out test trajectories with zero noise and regular sampling. It is important for these test trajectories to have zero noise and regular sampling so that the test </w:t>
      </w:r>
      <m:oMath>
        <m:sSup>
          <m:sSupPr>
            <m:ctrlPr>
              <w:rPr>
                <w:rFonts w:ascii="Cambria Math" w:hAnsi="Cambria Math" w:cs="Arial"/>
                <w:i/>
                <w:color w:val="000000" w:themeColor="text1"/>
                <w:sz w:val="22"/>
                <w:szCs w:val="22"/>
              </w:rPr>
            </m:ctrlPr>
          </m:sSupPr>
          <m:e>
            <m:r>
              <w:rPr>
                <w:rFonts w:ascii="Cambria Math" w:hAnsi="Cambria Math" w:cs="Arial"/>
                <w:color w:val="000000" w:themeColor="text1"/>
                <w:sz w:val="22"/>
                <w:szCs w:val="22"/>
              </w:rPr>
              <m:t>R</m:t>
            </m:r>
          </m:e>
          <m:sup>
            <m:r>
              <w:rPr>
                <w:rFonts w:ascii="Cambria Math" w:hAnsi="Cambria Math" w:cs="Arial"/>
                <w:color w:val="000000" w:themeColor="text1"/>
                <w:sz w:val="22"/>
                <w:szCs w:val="22"/>
              </w:rPr>
              <m:t>2</m:t>
            </m:r>
          </m:sup>
        </m:sSup>
      </m:oMath>
      <w:r w:rsidRPr="00D75A87">
        <w:rPr>
          <w:rFonts w:ascii="Arial" w:hAnsi="Arial" w:cs="Arial"/>
          <w:color w:val="000000" w:themeColor="text1"/>
          <w:sz w:val="22"/>
          <w:szCs w:val="22"/>
        </w:rPr>
        <w:t xml:space="preserve"> can be meaningfully compared across different training dataset conditions. For each model and condition, we computed the Pearson correlation coefficient </w:t>
      </w:r>
      <m:oMath>
        <m:sSup>
          <m:sSupPr>
            <m:ctrlPr>
              <w:rPr>
                <w:rFonts w:ascii="Cambria Math" w:hAnsi="Cambria Math" w:cs="Arial"/>
                <w:i/>
                <w:color w:val="000000" w:themeColor="text1"/>
                <w:sz w:val="22"/>
                <w:szCs w:val="22"/>
              </w:rPr>
            </m:ctrlPr>
          </m:sSupPr>
          <m:e>
            <m:r>
              <w:rPr>
                <w:rFonts w:ascii="Cambria Math" w:hAnsi="Cambria Math" w:cs="Arial"/>
                <w:color w:val="000000" w:themeColor="text1"/>
                <w:sz w:val="22"/>
                <w:szCs w:val="22"/>
              </w:rPr>
              <m:t>R</m:t>
            </m:r>
          </m:e>
          <m:sup>
            <m:r>
              <w:rPr>
                <w:rFonts w:ascii="Cambria Math" w:hAnsi="Cambria Math" w:cs="Arial"/>
                <w:color w:val="000000" w:themeColor="text1"/>
                <w:sz w:val="22"/>
                <w:szCs w:val="22"/>
              </w:rPr>
              <m:t>2</m:t>
            </m:r>
          </m:sup>
        </m:sSup>
      </m:oMath>
      <w:r w:rsidRPr="00D75A87">
        <w:rPr>
          <w:rFonts w:ascii="Arial" w:hAnsi="Arial" w:cs="Arial"/>
          <w:color w:val="000000" w:themeColor="text1"/>
          <w:sz w:val="22"/>
          <w:szCs w:val="22"/>
        </w:rPr>
        <w:t xml:space="preserve"> between predicted and true abundances across all species and time points in the test set and reported </w:t>
      </w:r>
      <m:oMath>
        <m:sSup>
          <m:sSupPr>
            <m:ctrlPr>
              <w:rPr>
                <w:rFonts w:ascii="Cambria Math" w:hAnsi="Cambria Math" w:cs="Arial"/>
                <w:i/>
                <w:color w:val="000000" w:themeColor="text1"/>
                <w:sz w:val="22"/>
                <w:szCs w:val="22"/>
              </w:rPr>
            </m:ctrlPr>
          </m:sSupPr>
          <m:e>
            <m:r>
              <w:rPr>
                <w:rFonts w:ascii="Cambria Math" w:hAnsi="Cambria Math" w:cs="Arial"/>
                <w:color w:val="000000" w:themeColor="text1"/>
                <w:sz w:val="22"/>
                <w:szCs w:val="22"/>
              </w:rPr>
              <m:t>R</m:t>
            </m:r>
          </m:e>
          <m:sup>
            <m:r>
              <w:rPr>
                <w:rFonts w:ascii="Cambria Math" w:hAnsi="Cambria Math" w:cs="Arial"/>
                <w:color w:val="000000" w:themeColor="text1"/>
                <w:sz w:val="22"/>
                <w:szCs w:val="22"/>
              </w:rPr>
              <m:t>2</m:t>
            </m:r>
          </m:sup>
        </m:sSup>
      </m:oMath>
      <w:r w:rsidRPr="00D75A87">
        <w:rPr>
          <w:rFonts w:ascii="Arial" w:hAnsi="Arial" w:cs="Arial"/>
          <w:color w:val="000000" w:themeColor="text1"/>
          <w:sz w:val="22"/>
          <w:szCs w:val="22"/>
        </w:rPr>
        <w:t xml:space="preserve"> as a measure of predictive accuracy.</w:t>
      </w:r>
    </w:p>
    <w:p w14:paraId="194B1395" w14:textId="77777777" w:rsidR="008C7090" w:rsidRPr="00D75A87" w:rsidRDefault="008C7090" w:rsidP="003B1C51">
      <w:pPr>
        <w:pStyle w:val="NormalWeb"/>
        <w:spacing w:before="0" w:beforeAutospacing="0" w:after="0" w:afterAutospacing="0"/>
        <w:divId w:val="961115289"/>
        <w:rPr>
          <w:rFonts w:ascii="Arial" w:hAnsi="Arial" w:cs="Arial"/>
          <w:color w:val="000000" w:themeColor="text1"/>
          <w:sz w:val="22"/>
          <w:szCs w:val="22"/>
        </w:rPr>
      </w:pPr>
    </w:p>
    <w:p w14:paraId="703AF738" w14:textId="77777777" w:rsidR="008C7090" w:rsidRPr="00D75A87" w:rsidRDefault="008C7090" w:rsidP="003B1C51">
      <w:pPr>
        <w:pStyle w:val="Heading3"/>
        <w:spacing w:before="0" w:after="0" w:line="240" w:lineRule="auto"/>
        <w:divId w:val="961115289"/>
        <w:rPr>
          <w:color w:val="000000" w:themeColor="text1"/>
          <w:sz w:val="22"/>
          <w:szCs w:val="22"/>
        </w:rPr>
      </w:pPr>
      <w:r w:rsidRPr="00D75A87">
        <w:rPr>
          <w:b/>
          <w:bCs/>
          <w:color w:val="000000" w:themeColor="text1"/>
          <w:sz w:val="22"/>
          <w:szCs w:val="22"/>
        </w:rPr>
        <w:t>Training pNODE on clinical microbiome data.</w:t>
      </w:r>
      <w:r w:rsidRPr="00D75A87">
        <w:rPr>
          <w:color w:val="000000" w:themeColor="text1"/>
          <w:sz w:val="22"/>
          <w:szCs w:val="22"/>
        </w:rPr>
        <w:t xml:space="preserve"> For clinical data, we trained pNODE to make short-horizon forecasts of class-level relative abundances. Because long-term trajectories (months) are underdetermined by a single initial sample and the antibiotic timeline, we restricted the training objective to 7-day prediction windows.</w:t>
      </w:r>
    </w:p>
    <w:p w14:paraId="212B131C" w14:textId="77777777" w:rsidR="008C7090" w:rsidRPr="00D75A87" w:rsidRDefault="008C7090" w:rsidP="003B1C51">
      <w:pPr>
        <w:pStyle w:val="NormalWeb"/>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Each training example consisted of:</w:t>
      </w:r>
    </w:p>
    <w:p w14:paraId="0C88E514" w14:textId="77777777" w:rsidR="008C7090" w:rsidRPr="00D75A87" w:rsidRDefault="008C7090" w:rsidP="003B1C51">
      <w:pPr>
        <w:pStyle w:val="NormalWeb"/>
        <w:numPr>
          <w:ilvl w:val="0"/>
          <w:numId w:val="12"/>
        </w:numPr>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An “index” microbiota sample at time </w:t>
      </w:r>
      <m:oMath>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t</m:t>
            </m:r>
          </m:e>
          <m:sub>
            <m:r>
              <w:rPr>
                <w:rStyle w:val="katex-mathml"/>
                <w:rFonts w:ascii="Cambria Math" w:hAnsi="Cambria Math" w:cs="Arial"/>
                <w:color w:val="000000" w:themeColor="text1"/>
                <w:sz w:val="22"/>
                <w:szCs w:val="22"/>
              </w:rPr>
              <m:t>0</m:t>
            </m:r>
          </m:sub>
        </m:sSub>
      </m:oMath>
      <w:r w:rsidRPr="00D75A87">
        <w:rPr>
          <w:rFonts w:ascii="Arial" w:hAnsi="Arial" w:cs="Arial"/>
          <w:color w:val="000000" w:themeColor="text1"/>
          <w:sz w:val="22"/>
          <w:szCs w:val="22"/>
        </w:rPr>
        <w:t>, represented as a 13-dimensional vector of class-level relative abundances.</w:t>
      </w:r>
    </w:p>
    <w:p w14:paraId="7AC8E3D0" w14:textId="77777777" w:rsidR="008C7090" w:rsidRPr="00D75A87" w:rsidRDefault="008C7090" w:rsidP="003B1C51">
      <w:pPr>
        <w:pStyle w:val="NormalWeb"/>
        <w:numPr>
          <w:ilvl w:val="0"/>
          <w:numId w:val="12"/>
        </w:numPr>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The antibiotic perturbation function </w:t>
      </w:r>
      <m:oMath>
        <m:r>
          <w:rPr>
            <w:rStyle w:val="katex-mathml"/>
            <w:rFonts w:ascii="Cambria Math" w:hAnsi="Cambria Math" w:cs="Arial"/>
            <w:color w:val="000000" w:themeColor="text1"/>
            <w:sz w:val="22"/>
            <w:szCs w:val="22"/>
          </w:rPr>
          <m:t>p(t)</m:t>
        </m:r>
      </m:oMath>
      <w:r w:rsidRPr="00D75A87">
        <w:rPr>
          <w:rFonts w:ascii="Arial" w:hAnsi="Arial" w:cs="Arial"/>
          <w:color w:val="000000" w:themeColor="text1"/>
          <w:sz w:val="22"/>
          <w:szCs w:val="22"/>
        </w:rPr>
        <w:t xml:space="preserve"> for the patient, defined for </w:t>
      </w:r>
      <m:oMath>
        <m:r>
          <w:rPr>
            <w:rStyle w:val="katex-mathml"/>
            <w:rFonts w:ascii="Cambria Math" w:hAnsi="Cambria Math" w:cs="Arial"/>
            <w:color w:val="000000" w:themeColor="text1"/>
            <w:sz w:val="22"/>
            <w:szCs w:val="22"/>
          </w:rPr>
          <m:t>t</m:t>
        </m:r>
        <m:r>
          <m:rPr>
            <m:sty m:val="p"/>
          </m:rPr>
          <w:rPr>
            <w:rStyle w:val="katex-mathml"/>
            <w:rFonts w:ascii="Cambria Math" w:hAnsi="Cambria Math" w:cs="Arial"/>
            <w:color w:val="000000" w:themeColor="text1"/>
            <w:sz w:val="22"/>
            <w:szCs w:val="22"/>
          </w:rPr>
          <m:t>≥</m:t>
        </m:r>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t</m:t>
            </m:r>
            <m:ctrlPr>
              <w:rPr>
                <w:rStyle w:val="katex-mathml"/>
                <w:rFonts w:ascii="Cambria Math" w:hAnsi="Cambria Math" w:cs="Arial"/>
                <w:color w:val="000000" w:themeColor="text1"/>
                <w:sz w:val="22"/>
                <w:szCs w:val="22"/>
              </w:rPr>
            </m:ctrlPr>
          </m:e>
          <m:sub>
            <m:r>
              <w:rPr>
                <w:rStyle w:val="katex-mathml"/>
                <w:rFonts w:ascii="Cambria Math" w:hAnsi="Cambria Math" w:cs="Arial"/>
                <w:color w:val="000000" w:themeColor="text1"/>
                <w:sz w:val="22"/>
                <w:szCs w:val="22"/>
              </w:rPr>
              <m:t>0</m:t>
            </m:r>
          </m:sub>
        </m:sSub>
      </m:oMath>
      <w:r w:rsidRPr="00D75A87">
        <w:rPr>
          <w:rFonts w:ascii="Arial" w:hAnsi="Arial" w:cs="Arial"/>
          <w:color w:val="000000" w:themeColor="text1"/>
          <w:sz w:val="22"/>
          <w:szCs w:val="22"/>
        </w:rPr>
        <w:t>.</w:t>
      </w:r>
    </w:p>
    <w:p w14:paraId="07D8A192" w14:textId="77777777" w:rsidR="008C7090" w:rsidRPr="00D75A87" w:rsidRDefault="008C7090" w:rsidP="003B1C51">
      <w:pPr>
        <w:pStyle w:val="NormalWeb"/>
        <w:numPr>
          <w:ilvl w:val="0"/>
          <w:numId w:val="12"/>
        </w:numPr>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All microbiota samples collected from the same patient within 7 days of </w:t>
      </w:r>
      <m:oMath>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t</m:t>
            </m:r>
          </m:e>
          <m:sub>
            <m:r>
              <w:rPr>
                <w:rStyle w:val="katex-mathml"/>
                <w:rFonts w:ascii="Cambria Math" w:hAnsi="Cambria Math" w:cs="Arial"/>
                <w:color w:val="000000" w:themeColor="text1"/>
                <w:sz w:val="22"/>
                <w:szCs w:val="22"/>
              </w:rPr>
              <m:t>0</m:t>
            </m:r>
          </m:sub>
        </m:sSub>
      </m:oMath>
      <w:r w:rsidRPr="00D75A87">
        <w:rPr>
          <w:rFonts w:ascii="Arial" w:hAnsi="Arial" w:cs="Arial"/>
          <w:color w:val="000000" w:themeColor="text1"/>
          <w:sz w:val="22"/>
          <w:szCs w:val="22"/>
        </w:rPr>
        <w:t>.</w:t>
      </w:r>
    </w:p>
    <w:p w14:paraId="1CBB0D06" w14:textId="77777777" w:rsidR="008C7090" w:rsidRPr="00D75A87" w:rsidRDefault="008C7090" w:rsidP="003B1C51">
      <w:pPr>
        <w:pStyle w:val="NormalWeb"/>
        <w:spacing w:before="0" w:beforeAutospacing="0" w:after="0" w:afterAutospacing="0"/>
        <w:ind w:firstLine="36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For a given index sample, the ODE solver integrated the pNODE from </w:t>
      </w:r>
      <m:oMath>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t</m:t>
            </m:r>
          </m:e>
          <m:sub>
            <m:r>
              <w:rPr>
                <w:rStyle w:val="katex-mathml"/>
                <w:rFonts w:ascii="Cambria Math" w:hAnsi="Cambria Math" w:cs="Arial"/>
                <w:color w:val="000000" w:themeColor="text1"/>
                <w:sz w:val="22"/>
                <w:szCs w:val="22"/>
              </w:rPr>
              <m:t>0</m:t>
            </m:r>
          </m:sub>
        </m:sSub>
      </m:oMath>
      <w:r w:rsidRPr="00D75A87">
        <w:rPr>
          <w:rStyle w:val="katex-mathml"/>
          <w:rFonts w:ascii="Arial" w:hAnsi="Arial" w:cs="Arial"/>
          <w:color w:val="000000" w:themeColor="text1"/>
          <w:sz w:val="22"/>
          <w:szCs w:val="22"/>
        </w:rPr>
        <w:t xml:space="preserve"> </w:t>
      </w:r>
      <w:r w:rsidRPr="00D75A87">
        <w:rPr>
          <w:rFonts w:ascii="Arial" w:hAnsi="Arial" w:cs="Arial"/>
          <w:color w:val="000000" w:themeColor="text1"/>
          <w:sz w:val="22"/>
          <w:szCs w:val="22"/>
        </w:rPr>
        <w:t xml:space="preserve">to each follow-up sample time </w:t>
      </w:r>
      <m:oMath>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t</m:t>
            </m:r>
          </m:e>
          <m:sub>
            <m:r>
              <w:rPr>
                <w:rStyle w:val="katex-mathml"/>
                <w:rFonts w:ascii="Cambria Math" w:hAnsi="Cambria Math" w:cs="Arial"/>
                <w:color w:val="000000" w:themeColor="text1"/>
                <w:sz w:val="22"/>
                <w:szCs w:val="22"/>
              </w:rPr>
              <m:t>k</m:t>
            </m:r>
          </m:sub>
        </m:sSub>
        <m:r>
          <m:rPr>
            <m:sty m:val="p"/>
          </m:rPr>
          <w:rPr>
            <w:rStyle w:val="katex-mathml"/>
            <w:rFonts w:ascii="Cambria Math" w:hAnsi="Cambria Math" w:cs="Arial" w:hint="eastAsia"/>
            <w:color w:val="000000" w:themeColor="text1"/>
            <w:sz w:val="22"/>
            <w:szCs w:val="22"/>
          </w:rPr>
          <m:t>∈</m:t>
        </m:r>
        <m:d>
          <m:dPr>
            <m:begChr m:val="["/>
            <m:endChr m:val="]"/>
            <m:ctrlPr>
              <w:rPr>
                <w:rStyle w:val="katex-mathml"/>
                <w:rFonts w:ascii="Cambria Math" w:hAnsi="Cambria Math" w:cs="Arial"/>
                <w:i/>
                <w:color w:val="000000" w:themeColor="text1"/>
                <w:sz w:val="22"/>
                <w:szCs w:val="22"/>
              </w:rPr>
            </m:ctrlPr>
          </m:dPr>
          <m:e>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t</m:t>
                </m:r>
              </m:e>
              <m:sub>
                <m:r>
                  <w:rPr>
                    <w:rStyle w:val="katex-mathml"/>
                    <w:rFonts w:ascii="Cambria Math" w:hAnsi="Cambria Math" w:cs="Arial"/>
                    <w:color w:val="000000" w:themeColor="text1"/>
                    <w:sz w:val="22"/>
                    <w:szCs w:val="22"/>
                  </w:rPr>
                  <m:t>0</m:t>
                </m:r>
              </m:sub>
            </m:sSub>
            <m:r>
              <w:rPr>
                <w:rStyle w:val="katex-mathml"/>
                <w:rFonts w:ascii="Cambria Math" w:hAnsi="Cambria Math" w:cs="Arial"/>
                <w:color w:val="000000" w:themeColor="text1"/>
                <w:sz w:val="22"/>
                <w:szCs w:val="22"/>
              </w:rPr>
              <m:t>,</m:t>
            </m:r>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t</m:t>
                </m:r>
              </m:e>
              <m:sub>
                <m:r>
                  <w:rPr>
                    <w:rStyle w:val="katex-mathml"/>
                    <w:rFonts w:ascii="Cambria Math" w:hAnsi="Cambria Math" w:cs="Arial"/>
                    <w:color w:val="000000" w:themeColor="text1"/>
                    <w:sz w:val="22"/>
                    <w:szCs w:val="22"/>
                  </w:rPr>
                  <m:t>0</m:t>
                </m:r>
              </m:sub>
            </m:sSub>
            <m:r>
              <w:rPr>
                <w:rStyle w:val="katex-mathml"/>
                <w:rFonts w:ascii="Cambria Math" w:hAnsi="Cambria Math" w:cs="Arial"/>
                <w:color w:val="000000" w:themeColor="text1"/>
                <w:sz w:val="22"/>
                <w:szCs w:val="22"/>
              </w:rPr>
              <m:t>+7</m:t>
            </m:r>
          </m:e>
        </m:d>
      </m:oMath>
      <w:r w:rsidRPr="00D75A87">
        <w:rPr>
          <w:rFonts w:ascii="Arial" w:hAnsi="Arial" w:cs="Arial"/>
          <w:color w:val="000000" w:themeColor="text1"/>
          <w:sz w:val="22"/>
          <w:szCs w:val="22"/>
        </w:rPr>
        <w:t xml:space="preserve">, using the patient-specific antibiotic function </w:t>
      </w:r>
      <m:oMath>
        <m:r>
          <w:rPr>
            <w:rStyle w:val="katex-mathml"/>
            <w:rFonts w:ascii="Cambria Math" w:hAnsi="Cambria Math" w:cs="Arial"/>
            <w:color w:val="000000" w:themeColor="text1"/>
            <w:sz w:val="22"/>
            <w:szCs w:val="22"/>
          </w:rPr>
          <m:t>p(t)</m:t>
        </m:r>
      </m:oMath>
      <w:r w:rsidRPr="00D75A87">
        <w:rPr>
          <w:rFonts w:ascii="Arial" w:hAnsi="Arial" w:cs="Arial"/>
          <w:color w:val="000000" w:themeColor="text1"/>
          <w:sz w:val="22"/>
          <w:szCs w:val="22"/>
        </w:rPr>
        <w:t xml:space="preserve"> as input to </w:t>
      </w:r>
      <m:oMath>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f</m:t>
            </m:r>
          </m:e>
          <m:sub>
            <m:r>
              <m:rPr>
                <m:sty m:val="p"/>
              </m:rPr>
              <w:rPr>
                <w:rStyle w:val="katex-mathml"/>
                <w:rFonts w:ascii="Cambria Math" w:hAnsi="Cambria Math" w:cs="Arial"/>
                <w:color w:val="000000" w:themeColor="text1"/>
                <w:sz w:val="22"/>
                <w:szCs w:val="22"/>
              </w:rPr>
              <m:t>θ</m:t>
            </m:r>
          </m:sub>
        </m:sSub>
      </m:oMath>
      <w:r w:rsidRPr="00D75A87">
        <w:rPr>
          <w:rFonts w:ascii="Arial" w:hAnsi="Arial" w:cs="Arial"/>
          <w:color w:val="000000" w:themeColor="text1"/>
          <w:sz w:val="22"/>
          <w:szCs w:val="22"/>
        </w:rPr>
        <w:t>. At each follow-up time, we computed the MAE between the predicted and observed relative abundances. The loss for that index sample was the mean of these errors across all follow-up times and classes. Mini-batches consisted of groups of index samples drawn from multiple patients. Samples without any follow-up within 7 days were excluded from training.</w:t>
      </w:r>
    </w:p>
    <w:p w14:paraId="4EEF4E62" w14:textId="77777777" w:rsidR="008C7090" w:rsidRPr="00D75A87" w:rsidRDefault="008C7090" w:rsidP="003B1C51">
      <w:pPr>
        <w:pStyle w:val="NormalWeb"/>
        <w:spacing w:before="0" w:beforeAutospacing="0" w:after="0" w:afterAutospacing="0"/>
        <w:ind w:firstLine="36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Patients were partitioned into disjoint training and test sets so that all samples from a given patient appeared in only one split. Final predictive performance was assessed on the held-out test set by computing the Pearson correlation coefficient between predicted and true abundances across all classes and time points in the test set and reporting </w:t>
      </w:r>
      <m:oMath>
        <m:sSup>
          <m:sSupPr>
            <m:ctrlPr>
              <w:rPr>
                <w:rStyle w:val="katex-mathml"/>
                <w:rFonts w:ascii="Cambria Math" w:hAnsi="Cambria Math" w:cs="Arial"/>
                <w:i/>
                <w:color w:val="000000" w:themeColor="text1"/>
                <w:sz w:val="22"/>
                <w:szCs w:val="22"/>
              </w:rPr>
            </m:ctrlPr>
          </m:sSupPr>
          <m:e>
            <m:r>
              <w:rPr>
                <w:rStyle w:val="katex-mathml"/>
                <w:rFonts w:ascii="Cambria Math" w:hAnsi="Cambria Math" w:cs="Arial"/>
                <w:color w:val="000000" w:themeColor="text1"/>
                <w:sz w:val="22"/>
                <w:szCs w:val="22"/>
              </w:rPr>
              <m:t>R</m:t>
            </m:r>
          </m:e>
          <m:sup>
            <m:r>
              <w:rPr>
                <w:rStyle w:val="katex-mathml"/>
                <w:rFonts w:ascii="Cambria Math" w:hAnsi="Cambria Math" w:cs="Arial"/>
                <w:color w:val="000000" w:themeColor="text1"/>
                <w:sz w:val="22"/>
                <w:szCs w:val="22"/>
              </w:rPr>
              <m:t>2</m:t>
            </m:r>
          </m:sup>
        </m:sSup>
        <m:r>
          <w:rPr>
            <w:rStyle w:val="katex-mathml"/>
            <w:rFonts w:ascii="Cambria Math" w:hAnsi="Cambria Math" w:cs="Arial"/>
            <w:color w:val="000000" w:themeColor="text1"/>
            <w:sz w:val="22"/>
            <w:szCs w:val="22"/>
          </w:rPr>
          <m:t>=</m:t>
        </m:r>
        <m:sSup>
          <m:sSupPr>
            <m:ctrlPr>
              <w:rPr>
                <w:rStyle w:val="katex-mathml"/>
                <w:rFonts w:ascii="Cambria Math" w:hAnsi="Cambria Math" w:cs="Arial"/>
                <w:i/>
                <w:color w:val="000000" w:themeColor="text1"/>
                <w:sz w:val="22"/>
                <w:szCs w:val="22"/>
              </w:rPr>
            </m:ctrlPr>
          </m:sSupPr>
          <m:e>
            <m:r>
              <w:rPr>
                <w:rStyle w:val="katex-mathml"/>
                <w:rFonts w:ascii="Cambria Math" w:hAnsi="Cambria Math" w:cs="Arial"/>
                <w:color w:val="000000" w:themeColor="text1"/>
                <w:sz w:val="22"/>
                <w:szCs w:val="22"/>
              </w:rPr>
              <m:t>r</m:t>
            </m:r>
          </m:e>
          <m:sup>
            <m:r>
              <w:rPr>
                <w:rStyle w:val="katex-mathml"/>
                <w:rFonts w:ascii="Cambria Math" w:hAnsi="Cambria Math" w:cs="Arial"/>
                <w:color w:val="000000" w:themeColor="text1"/>
                <w:sz w:val="22"/>
                <w:szCs w:val="22"/>
              </w:rPr>
              <m:t>2</m:t>
            </m:r>
          </m:sup>
        </m:sSup>
      </m:oMath>
      <w:r w:rsidRPr="00D75A87">
        <w:rPr>
          <w:rFonts w:ascii="Arial" w:hAnsi="Arial" w:cs="Arial"/>
          <w:color w:val="000000" w:themeColor="text1"/>
          <w:sz w:val="22"/>
          <w:szCs w:val="22"/>
        </w:rPr>
        <w:t>.</w:t>
      </w:r>
    </w:p>
    <w:p w14:paraId="4D9EF013" w14:textId="77777777" w:rsidR="008C7090" w:rsidRPr="00D75A87" w:rsidRDefault="008C7090" w:rsidP="00344994">
      <w:pPr>
        <w:pStyle w:val="Heading3"/>
        <w:spacing w:before="0" w:after="0" w:line="240" w:lineRule="auto"/>
        <w:divId w:val="961115289"/>
        <w:rPr>
          <w:color w:val="000000" w:themeColor="text1"/>
          <w:sz w:val="22"/>
          <w:szCs w:val="22"/>
        </w:rPr>
      </w:pPr>
    </w:p>
    <w:p w14:paraId="656CE703" w14:textId="77777777" w:rsidR="008C7090" w:rsidRPr="00D75A87" w:rsidRDefault="008C7090" w:rsidP="003B1C51">
      <w:pPr>
        <w:pStyle w:val="Heading3"/>
        <w:spacing w:before="0" w:after="0" w:line="240" w:lineRule="auto"/>
        <w:divId w:val="961115289"/>
        <w:rPr>
          <w:color w:val="000000" w:themeColor="text1"/>
          <w:sz w:val="22"/>
          <w:szCs w:val="22"/>
        </w:rPr>
      </w:pPr>
      <w:r w:rsidRPr="00D75A87">
        <w:rPr>
          <w:b/>
          <w:bCs/>
          <w:color w:val="000000" w:themeColor="text1"/>
          <w:sz w:val="22"/>
          <w:szCs w:val="22"/>
        </w:rPr>
        <w:t xml:space="preserve">Comparing pNODE and gLV on clinical data. </w:t>
      </w:r>
      <w:r w:rsidRPr="00D75A87">
        <w:rPr>
          <w:color w:val="000000" w:themeColor="text1"/>
          <w:sz w:val="22"/>
          <w:szCs w:val="22"/>
        </w:rPr>
        <w:t>To compare pNODE with gLV on clinical data under fair conditions, we restricted the analysis to the subset of samples with qPCR-based absolute abundances, as required for gLV modeling. For each such sample, we constructed two representations:</w:t>
      </w:r>
    </w:p>
    <w:p w14:paraId="1DE73D53" w14:textId="77777777" w:rsidR="008C7090" w:rsidRPr="00D75A87" w:rsidRDefault="008C7090" w:rsidP="003B1C51">
      <w:pPr>
        <w:pStyle w:val="NormalWeb"/>
        <w:numPr>
          <w:ilvl w:val="0"/>
          <w:numId w:val="13"/>
        </w:numPr>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an absolute abundance vector for gLV inference, and</w:t>
      </w:r>
    </w:p>
    <w:p w14:paraId="4B286DD2" w14:textId="77777777" w:rsidR="008C7090" w:rsidRPr="00D75A87" w:rsidRDefault="008C7090" w:rsidP="003B1C51">
      <w:pPr>
        <w:pStyle w:val="NormalWeb"/>
        <w:numPr>
          <w:ilvl w:val="0"/>
          <w:numId w:val="13"/>
        </w:numPr>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a relative abundance vector for pNODE.</w:t>
      </w:r>
    </w:p>
    <w:p w14:paraId="6909F4DE" w14:textId="77777777" w:rsidR="008C7090" w:rsidRPr="00D75A87" w:rsidRDefault="008C7090" w:rsidP="00965D22">
      <w:pPr>
        <w:pStyle w:val="NormalWeb"/>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We trained a class-level gLV model on the absolute abundances and the pNODE on the corresponding relative abundances, using only data from the training patients. Both models were then run in generative mode on held-out test patients: starting from an initial sample, we integrated each model forward 7 days using the patient-specific antibiotic record. For each sample with at least one follow-up within 7 days, we compared the model predictions with the </w:t>
      </w:r>
      <w:r w:rsidRPr="00D75A87">
        <w:rPr>
          <w:rFonts w:ascii="Arial" w:hAnsi="Arial" w:cs="Arial"/>
          <w:color w:val="000000" w:themeColor="text1"/>
          <w:sz w:val="22"/>
          <w:szCs w:val="22"/>
        </w:rPr>
        <w:lastRenderedPageBreak/>
        <w:t xml:space="preserve">true abundances at those follow-up times. As a simple ecological baseline, we also evaluated a “constant composition” model that predicts that the microbiota remains equal to the initial sample at all future times. Performance for all three models was quantified using Pearson </w:t>
      </w:r>
      <m:oMath>
        <m:sSup>
          <m:sSupPr>
            <m:ctrlPr>
              <w:rPr>
                <w:rStyle w:val="katex-mathml"/>
                <w:rFonts w:ascii="Cambria Math" w:hAnsi="Cambria Math" w:cs="Arial"/>
                <w:i/>
                <w:color w:val="000000" w:themeColor="text1"/>
                <w:sz w:val="22"/>
                <w:szCs w:val="22"/>
              </w:rPr>
            </m:ctrlPr>
          </m:sSupPr>
          <m:e>
            <m:r>
              <w:rPr>
                <w:rStyle w:val="katex-mathml"/>
                <w:rFonts w:ascii="Cambria Math" w:hAnsi="Cambria Math" w:cs="Arial"/>
                <w:color w:val="000000" w:themeColor="text1"/>
                <w:sz w:val="22"/>
                <w:szCs w:val="22"/>
              </w:rPr>
              <m:t>R</m:t>
            </m:r>
          </m:e>
          <m:sup>
            <m:r>
              <w:rPr>
                <w:rStyle w:val="katex-mathml"/>
                <w:rFonts w:ascii="Cambria Math" w:hAnsi="Cambria Math" w:cs="Arial"/>
                <w:color w:val="000000" w:themeColor="text1"/>
                <w:sz w:val="22"/>
                <w:szCs w:val="22"/>
              </w:rPr>
              <m:t>2</m:t>
            </m:r>
          </m:sup>
        </m:sSup>
      </m:oMath>
      <w:r w:rsidRPr="00D75A87">
        <w:rPr>
          <w:rFonts w:ascii="Arial" w:hAnsi="Arial" w:cs="Arial"/>
          <w:color w:val="000000" w:themeColor="text1"/>
          <w:sz w:val="22"/>
          <w:szCs w:val="22"/>
        </w:rPr>
        <w:t xml:space="preserve"> across all classes and time points in the test set, and by varying the prediction horizon to generate </w:t>
      </w:r>
      <m:oMath>
        <m:sSup>
          <m:sSupPr>
            <m:ctrlPr>
              <w:rPr>
                <w:rStyle w:val="katex-mathml"/>
                <w:rFonts w:ascii="Cambria Math" w:hAnsi="Cambria Math" w:cs="Arial"/>
                <w:i/>
                <w:color w:val="000000" w:themeColor="text1"/>
                <w:sz w:val="22"/>
                <w:szCs w:val="22"/>
              </w:rPr>
            </m:ctrlPr>
          </m:sSupPr>
          <m:e>
            <m:r>
              <w:rPr>
                <w:rStyle w:val="katex-mathml"/>
                <w:rFonts w:ascii="Cambria Math" w:hAnsi="Cambria Math" w:cs="Arial"/>
                <w:color w:val="000000" w:themeColor="text1"/>
                <w:sz w:val="22"/>
                <w:szCs w:val="22"/>
              </w:rPr>
              <m:t>R</m:t>
            </m:r>
          </m:e>
          <m:sup>
            <m:r>
              <w:rPr>
                <w:rStyle w:val="katex-mathml"/>
                <w:rFonts w:ascii="Cambria Math" w:hAnsi="Cambria Math" w:cs="Arial"/>
                <w:color w:val="000000" w:themeColor="text1"/>
                <w:sz w:val="22"/>
                <w:szCs w:val="22"/>
              </w:rPr>
              <m:t>2</m:t>
            </m:r>
          </m:sup>
        </m:sSup>
      </m:oMath>
      <w:r w:rsidRPr="00D75A87">
        <w:rPr>
          <w:rStyle w:val="katex-mathml"/>
          <w:rFonts w:ascii="Arial" w:hAnsi="Arial" w:cs="Arial"/>
          <w:color w:val="000000" w:themeColor="text1"/>
          <w:sz w:val="22"/>
          <w:szCs w:val="22"/>
        </w:rPr>
        <w:t xml:space="preserve"> </w:t>
      </w:r>
      <w:r w:rsidRPr="00D75A87">
        <w:rPr>
          <w:rFonts w:ascii="Arial" w:hAnsi="Arial" w:cs="Arial"/>
          <w:color w:val="000000" w:themeColor="text1"/>
          <w:sz w:val="22"/>
          <w:szCs w:val="22"/>
        </w:rPr>
        <w:t>vs. window-length curves.</w:t>
      </w:r>
    </w:p>
    <w:p w14:paraId="3E03D1D9" w14:textId="77777777" w:rsidR="008C7090" w:rsidRPr="00D75A87" w:rsidRDefault="008C7090" w:rsidP="00965D22">
      <w:pPr>
        <w:pStyle w:val="NormalWeb"/>
        <w:spacing w:before="0" w:beforeAutospacing="0" w:after="0" w:afterAutospacing="0"/>
        <w:divId w:val="961115289"/>
        <w:rPr>
          <w:rFonts w:ascii="Arial" w:hAnsi="Arial" w:cs="Arial"/>
          <w:color w:val="000000" w:themeColor="text1"/>
          <w:sz w:val="22"/>
          <w:szCs w:val="22"/>
        </w:rPr>
      </w:pPr>
    </w:p>
    <w:p w14:paraId="33964C92" w14:textId="77777777" w:rsidR="008C7090" w:rsidRPr="00D75A87" w:rsidRDefault="008C7090" w:rsidP="00344994">
      <w:pPr>
        <w:pStyle w:val="NormalWeb"/>
        <w:spacing w:before="0" w:beforeAutospacing="0" w:after="0" w:afterAutospacing="0"/>
        <w:divId w:val="961115289"/>
        <w:rPr>
          <w:rFonts w:ascii="Arial" w:hAnsi="Arial" w:cs="Arial"/>
          <w:color w:val="000000" w:themeColor="text1"/>
          <w:sz w:val="22"/>
          <w:szCs w:val="22"/>
        </w:rPr>
      </w:pPr>
      <w:r w:rsidRPr="00D75A87">
        <w:rPr>
          <w:rFonts w:ascii="Arial" w:hAnsi="Arial" w:cs="Arial"/>
          <w:b/>
          <w:bCs/>
          <w:color w:val="000000" w:themeColor="text1"/>
          <w:sz w:val="22"/>
          <w:szCs w:val="22"/>
        </w:rPr>
        <w:t xml:space="preserve">Prediction of intestinal domination events. </w:t>
      </w:r>
      <w:r w:rsidRPr="00D75A87">
        <w:rPr>
          <w:rFonts w:ascii="Arial" w:hAnsi="Arial" w:cs="Arial"/>
          <w:color w:val="000000" w:themeColor="text1"/>
          <w:sz w:val="22"/>
          <w:szCs w:val="22"/>
        </w:rPr>
        <w:t>We used pNODE to predict intestinal domination events by Bacilli and Gammaproteobacteria in advance. For each patient and each index sample, we integrated the pNODE forward in time using the patient-specific antibiotic schedule, generating predicted class-level trajectories. For a given prediction window (e.g., 7 or 30 days), we labeled the index sample as a positive event if the true relative abundance of the class of interest exceeded 30% in any sample within the window. We derived pNODE-based domination scores from the predicted trajectories (e.g., maximum predicted relative abundance of the class within the window) and evaluated predictive performance using receiver operating characteristic (ROC) curves and area-under-the-curve (AUC) metrics. In all cases, prediction windows were defined relative to the time of the index sample, and only events occurring after the index sample were considered.</w:t>
      </w:r>
    </w:p>
    <w:p w14:paraId="2804559B" w14:textId="77777777" w:rsidR="008C7090" w:rsidRPr="00D75A87" w:rsidRDefault="008C7090" w:rsidP="003B1C51">
      <w:pPr>
        <w:pStyle w:val="NormalWeb"/>
        <w:spacing w:before="0" w:beforeAutospacing="0" w:after="0" w:afterAutospacing="0"/>
        <w:divId w:val="961115289"/>
        <w:rPr>
          <w:rFonts w:ascii="Arial" w:hAnsi="Arial" w:cs="Arial"/>
          <w:color w:val="000000" w:themeColor="text1"/>
          <w:sz w:val="22"/>
          <w:szCs w:val="22"/>
        </w:rPr>
      </w:pPr>
    </w:p>
    <w:p w14:paraId="4954E99C" w14:textId="77777777" w:rsidR="008C7090" w:rsidRPr="00D75A87" w:rsidRDefault="008C7090" w:rsidP="003B1C51">
      <w:pPr>
        <w:pStyle w:val="Heading3"/>
        <w:spacing w:before="0" w:after="0" w:line="240" w:lineRule="auto"/>
        <w:divId w:val="961115289"/>
        <w:rPr>
          <w:color w:val="000000" w:themeColor="text1"/>
          <w:sz w:val="22"/>
          <w:szCs w:val="22"/>
        </w:rPr>
      </w:pPr>
      <w:r w:rsidRPr="00D75A87">
        <w:rPr>
          <w:b/>
          <w:bCs/>
          <w:color w:val="000000" w:themeColor="text1"/>
          <w:sz w:val="22"/>
          <w:szCs w:val="22"/>
        </w:rPr>
        <w:t xml:space="preserve">Prediction of </w:t>
      </w:r>
      <w:r w:rsidRPr="00D75A87">
        <w:rPr>
          <w:rStyle w:val="Emphasis"/>
          <w:b/>
          <w:bCs/>
          <w:color w:val="000000" w:themeColor="text1"/>
          <w:sz w:val="22"/>
          <w:szCs w:val="22"/>
        </w:rPr>
        <w:t>Enterococcus</w:t>
      </w:r>
      <w:r w:rsidRPr="00D75A87">
        <w:rPr>
          <w:b/>
          <w:bCs/>
          <w:color w:val="000000" w:themeColor="text1"/>
          <w:sz w:val="22"/>
          <w:szCs w:val="22"/>
        </w:rPr>
        <w:t xml:space="preserve"> bloodstream infections from generative pNODE trajectories. </w:t>
      </w:r>
      <w:r w:rsidRPr="00D75A87">
        <w:rPr>
          <w:color w:val="000000" w:themeColor="text1"/>
          <w:sz w:val="22"/>
          <w:szCs w:val="22"/>
        </w:rPr>
        <w:t xml:space="preserve">To test whether a pre-trained pNODE could predict clinically relevant infections, we used the model in generative mode to compute risk scores for </w:t>
      </w:r>
      <w:r w:rsidRPr="00D75A87">
        <w:rPr>
          <w:rStyle w:val="Emphasis"/>
          <w:color w:val="000000" w:themeColor="text1"/>
          <w:sz w:val="22"/>
          <w:szCs w:val="22"/>
        </w:rPr>
        <w:t>Enterococcus</w:t>
      </w:r>
      <w:r w:rsidRPr="00D75A87">
        <w:rPr>
          <w:color w:val="000000" w:themeColor="text1"/>
          <w:sz w:val="22"/>
          <w:szCs w:val="22"/>
        </w:rPr>
        <w:t xml:space="preserve"> BSIs. The pNODE used in this analysis was trained only to predict microbiota dynamics and was never trained directly on infection outcomes.</w:t>
      </w:r>
    </w:p>
    <w:p w14:paraId="5992D864" w14:textId="77777777" w:rsidR="008C7090" w:rsidRPr="00D75A87" w:rsidRDefault="008C7090" w:rsidP="003B1C51">
      <w:pPr>
        <w:pStyle w:val="NormalWeb"/>
        <w:spacing w:before="0" w:beforeAutospacing="0" w:after="0" w:afterAutospacing="0"/>
        <w:ind w:firstLine="36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For each patient, each index sample, and each chosen prediction window length </w:t>
      </w:r>
      <m:oMath>
        <m:r>
          <w:rPr>
            <w:rFonts w:ascii="Cambria Math" w:hAnsi="Cambria Math"/>
            <w:color w:val="000000" w:themeColor="text1"/>
          </w:rPr>
          <m:t>d</m:t>
        </m:r>
      </m:oMath>
      <w:r w:rsidRPr="00D75A87">
        <w:rPr>
          <w:rFonts w:ascii="Arial" w:hAnsi="Arial" w:cs="Arial"/>
          <w:color w:val="000000" w:themeColor="text1"/>
          <w:sz w:val="22"/>
          <w:szCs w:val="22"/>
        </w:rPr>
        <w:t xml:space="preserve"> (in days), we:</w:t>
      </w:r>
    </w:p>
    <w:p w14:paraId="7184628C" w14:textId="77777777" w:rsidR="008C7090" w:rsidRPr="00D75A87" w:rsidRDefault="008C7090" w:rsidP="003B1C51">
      <w:pPr>
        <w:pStyle w:val="NormalWeb"/>
        <w:numPr>
          <w:ilvl w:val="0"/>
          <w:numId w:val="14"/>
        </w:numPr>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Took the class-level relative abundances at the index sample as the initial condition.</w:t>
      </w:r>
    </w:p>
    <w:p w14:paraId="7EC5761D" w14:textId="77777777" w:rsidR="008C7090" w:rsidRPr="00D75A87" w:rsidRDefault="008C7090" w:rsidP="003B1C51">
      <w:pPr>
        <w:pStyle w:val="NormalWeb"/>
        <w:numPr>
          <w:ilvl w:val="0"/>
          <w:numId w:val="14"/>
        </w:numPr>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Supplied the patient-specific antibiotic perturbation function </w:t>
      </w:r>
      <m:oMath>
        <m:r>
          <w:rPr>
            <w:rStyle w:val="katex-mathml"/>
            <w:rFonts w:ascii="Cambria Math" w:hAnsi="Cambria Math" w:cs="Arial"/>
            <w:color w:val="000000" w:themeColor="text1"/>
            <w:sz w:val="22"/>
            <w:szCs w:val="22"/>
          </w:rPr>
          <m:t>p(t)</m:t>
        </m:r>
      </m:oMath>
      <w:r w:rsidRPr="00D75A87">
        <w:rPr>
          <w:rFonts w:ascii="Arial" w:hAnsi="Arial" w:cs="Arial"/>
          <w:color w:val="000000" w:themeColor="text1"/>
          <w:sz w:val="22"/>
          <w:szCs w:val="22"/>
        </w:rPr>
        <w:t xml:space="preserve"> to the pNODE.</w:t>
      </w:r>
    </w:p>
    <w:p w14:paraId="78512DE5" w14:textId="77777777" w:rsidR="008C7090" w:rsidRPr="00D75A87" w:rsidRDefault="008C7090" w:rsidP="003B1C51">
      <w:pPr>
        <w:pStyle w:val="NormalWeb"/>
        <w:numPr>
          <w:ilvl w:val="0"/>
          <w:numId w:val="14"/>
        </w:numPr>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Integrated the pNODE forward from the index time to </w:t>
      </w:r>
      <m:oMath>
        <m:sSub>
          <m:sSubPr>
            <m:ctrlPr>
              <w:rPr>
                <w:rStyle w:val="katex-mathml"/>
                <w:rFonts w:ascii="Cambria Math" w:hAnsi="Cambria Math" w:cs="Arial"/>
                <w:i/>
                <w:color w:val="000000" w:themeColor="text1"/>
                <w:sz w:val="22"/>
                <w:szCs w:val="22"/>
              </w:rPr>
            </m:ctrlPr>
          </m:sSubPr>
          <m:e>
            <m:r>
              <w:rPr>
                <w:rStyle w:val="katex-mathml"/>
                <w:rFonts w:ascii="Cambria Math" w:hAnsi="Cambria Math" w:cs="Arial"/>
                <w:color w:val="000000" w:themeColor="text1"/>
                <w:sz w:val="22"/>
                <w:szCs w:val="22"/>
              </w:rPr>
              <m:t>t</m:t>
            </m:r>
          </m:e>
          <m:sub>
            <m:r>
              <w:rPr>
                <w:rStyle w:val="katex-mathml"/>
                <w:rFonts w:ascii="Cambria Math" w:hAnsi="Cambria Math" w:cs="Arial"/>
                <w:color w:val="000000" w:themeColor="text1"/>
                <w:sz w:val="22"/>
                <w:szCs w:val="22"/>
              </w:rPr>
              <m:t>0</m:t>
            </m:r>
          </m:sub>
        </m:sSub>
        <m:r>
          <w:rPr>
            <w:rStyle w:val="katex-mathml"/>
            <w:rFonts w:ascii="Cambria Math" w:hAnsi="Cambria Math" w:cs="Arial"/>
            <w:color w:val="000000" w:themeColor="text1"/>
            <w:sz w:val="22"/>
            <w:szCs w:val="22"/>
          </w:rPr>
          <m:t>+d</m:t>
        </m:r>
      </m:oMath>
      <w:r w:rsidRPr="00D75A87">
        <w:rPr>
          <w:rFonts w:ascii="Arial" w:hAnsi="Arial" w:cs="Arial"/>
          <w:color w:val="000000" w:themeColor="text1"/>
          <w:sz w:val="22"/>
          <w:szCs w:val="22"/>
        </w:rPr>
        <w:t>.</w:t>
      </w:r>
    </w:p>
    <w:p w14:paraId="5D5A91AA" w14:textId="77777777" w:rsidR="008C7090" w:rsidRPr="00D75A87" w:rsidRDefault="008C7090" w:rsidP="003B1C51">
      <w:pPr>
        <w:pStyle w:val="NormalWeb"/>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From the resulting predicted trajectory, we extracted the Bacilli coordinate and computed the mean predicted Bacilli relative abundance over the</w:t>
      </w:r>
      <w:r w:rsidRPr="00D75A87">
        <w:rPr>
          <w:rFonts w:ascii="Cambria Math" w:hAnsi="Cambria Math"/>
          <w:i/>
          <w:color w:val="000000" w:themeColor="text1"/>
        </w:rPr>
        <w:t xml:space="preserve"> </w:t>
      </w:r>
      <m:oMath>
        <m:r>
          <w:rPr>
            <w:rFonts w:ascii="Cambria Math" w:hAnsi="Cambria Math"/>
            <w:color w:val="000000" w:themeColor="text1"/>
          </w:rPr>
          <m:t>d</m:t>
        </m:r>
      </m:oMath>
      <w:r w:rsidRPr="00D75A87">
        <w:rPr>
          <w:rFonts w:ascii="Arial" w:hAnsi="Arial" w:cs="Arial"/>
          <w:color w:val="000000" w:themeColor="text1"/>
          <w:sz w:val="22"/>
          <w:szCs w:val="22"/>
        </w:rPr>
        <w:t xml:space="preserve">-day window. This scalar was used as a pNODE-based risk score for </w:t>
      </w:r>
      <w:r w:rsidRPr="00D75A87">
        <w:rPr>
          <w:rStyle w:val="Emphasis"/>
          <w:rFonts w:ascii="Arial" w:hAnsi="Arial" w:cs="Arial"/>
          <w:color w:val="000000" w:themeColor="text1"/>
          <w:sz w:val="22"/>
          <w:szCs w:val="22"/>
        </w:rPr>
        <w:t>Enterococcus</w:t>
      </w:r>
      <w:r w:rsidRPr="00D75A87">
        <w:rPr>
          <w:rFonts w:ascii="Arial" w:hAnsi="Arial" w:cs="Arial"/>
          <w:color w:val="000000" w:themeColor="text1"/>
          <w:sz w:val="22"/>
          <w:szCs w:val="22"/>
        </w:rPr>
        <w:t xml:space="preserve"> BSI occurrence in that window. The binary outcome for each index sample and window was defined as whether a documented </w:t>
      </w:r>
      <w:r w:rsidRPr="00D75A87">
        <w:rPr>
          <w:rStyle w:val="Emphasis"/>
          <w:rFonts w:ascii="Arial" w:hAnsi="Arial" w:cs="Arial"/>
          <w:color w:val="000000" w:themeColor="text1"/>
          <w:sz w:val="22"/>
          <w:szCs w:val="22"/>
        </w:rPr>
        <w:t>Enterococcus</w:t>
      </w:r>
      <w:r w:rsidRPr="00D75A87">
        <w:rPr>
          <w:rFonts w:ascii="Arial" w:hAnsi="Arial" w:cs="Arial"/>
          <w:color w:val="000000" w:themeColor="text1"/>
          <w:sz w:val="22"/>
          <w:szCs w:val="22"/>
        </w:rPr>
        <w:t xml:space="preserve"> BSI occurred within </w:t>
      </w:r>
      <m:oMath>
        <m:r>
          <w:rPr>
            <w:rStyle w:val="katex-mathml"/>
            <w:rFonts w:ascii="Cambria Math" w:hAnsi="Cambria Math" w:cs="Arial"/>
            <w:color w:val="000000" w:themeColor="text1"/>
            <w:sz w:val="22"/>
            <w:szCs w:val="22"/>
          </w:rPr>
          <m:t>d</m:t>
        </m:r>
      </m:oMath>
      <w:r w:rsidRPr="00D75A87">
        <w:rPr>
          <w:rStyle w:val="katex-mathml"/>
          <w:rFonts w:ascii="Arial" w:hAnsi="Arial" w:cs="Arial"/>
          <w:color w:val="000000" w:themeColor="text1"/>
          <w:sz w:val="22"/>
          <w:szCs w:val="22"/>
        </w:rPr>
        <w:t xml:space="preserve"> </w:t>
      </w:r>
      <w:r w:rsidRPr="00D75A87">
        <w:rPr>
          <w:rFonts w:ascii="Arial" w:hAnsi="Arial" w:cs="Arial"/>
          <w:color w:val="000000" w:themeColor="text1"/>
          <w:sz w:val="22"/>
          <w:szCs w:val="22"/>
        </w:rPr>
        <w:t>days after the index sample (and not earlier).</w:t>
      </w:r>
    </w:p>
    <w:p w14:paraId="7693211D" w14:textId="77777777" w:rsidR="008C7090" w:rsidRPr="00D75A87" w:rsidRDefault="008C7090" w:rsidP="002A3477">
      <w:pPr>
        <w:pStyle w:val="NormalWeb"/>
        <w:spacing w:before="0" w:beforeAutospacing="0" w:after="0" w:afterAutospacing="0"/>
        <w:ind w:firstLine="360"/>
        <w:divId w:val="961115289"/>
        <w:rPr>
          <w:rFonts w:ascii="Arial" w:hAnsi="Arial" w:cs="Arial"/>
          <w:color w:val="000000" w:themeColor="text1"/>
          <w:sz w:val="22"/>
          <w:szCs w:val="22"/>
        </w:rPr>
      </w:pPr>
      <w:r w:rsidRPr="00D75A87">
        <w:rPr>
          <w:rFonts w:ascii="Arial" w:hAnsi="Arial" w:cs="Arial"/>
          <w:color w:val="000000" w:themeColor="text1"/>
          <w:sz w:val="22"/>
          <w:szCs w:val="22"/>
        </w:rPr>
        <w:t xml:space="preserve">We compared the pNODE-based scores with several alternative predictors, each producing a scalar risk score from only microbiota data and/or observed Bacilli abundances. For each predictor and each window length </w:t>
      </w:r>
      <m:oMath>
        <m:r>
          <w:rPr>
            <w:rFonts w:ascii="Cambria Math" w:hAnsi="Cambria Math"/>
            <w:color w:val="000000" w:themeColor="text1"/>
          </w:rPr>
          <m:t>d</m:t>
        </m:r>
      </m:oMath>
      <w:r w:rsidRPr="00D75A87">
        <w:rPr>
          <w:rFonts w:ascii="Arial" w:hAnsi="Arial" w:cs="Arial"/>
          <w:color w:val="000000" w:themeColor="text1"/>
          <w:sz w:val="22"/>
          <w:szCs w:val="22"/>
        </w:rPr>
        <w:t>, we computed ROC curves and AUC values on a held-out test set of patients. Prediction windows of varying lengths (e.g., from 7 days to several weeks) were evaluated on the same test dataset to assess how performance scales with forecasting horizon.</w:t>
      </w:r>
    </w:p>
    <w:p w14:paraId="056A4721" w14:textId="77777777" w:rsidR="008C7090" w:rsidRPr="00D75A87" w:rsidRDefault="008C7090" w:rsidP="003B1C51">
      <w:pPr>
        <w:pStyle w:val="NormalWeb"/>
        <w:spacing w:before="0" w:beforeAutospacing="0" w:after="0" w:afterAutospacing="0"/>
        <w:ind w:firstLine="360"/>
        <w:divId w:val="961115289"/>
        <w:rPr>
          <w:rFonts w:ascii="Arial" w:hAnsi="Arial" w:cs="Arial"/>
          <w:color w:val="000000" w:themeColor="text1"/>
          <w:sz w:val="22"/>
          <w:szCs w:val="22"/>
        </w:rPr>
      </w:pPr>
    </w:p>
    <w:p w14:paraId="59377E8D" w14:textId="77777777" w:rsidR="008C7090" w:rsidRPr="00D75A87" w:rsidRDefault="008C7090" w:rsidP="003B1C51">
      <w:pPr>
        <w:pStyle w:val="Heading3"/>
        <w:spacing w:before="0" w:after="0" w:line="240" w:lineRule="auto"/>
        <w:divId w:val="961115289"/>
        <w:rPr>
          <w:color w:val="000000" w:themeColor="text1"/>
          <w:sz w:val="22"/>
          <w:szCs w:val="22"/>
        </w:rPr>
      </w:pPr>
      <w:r w:rsidRPr="00D75A87">
        <w:rPr>
          <w:b/>
          <w:bCs/>
          <w:color w:val="000000" w:themeColor="text1"/>
          <w:sz w:val="22"/>
          <w:szCs w:val="22"/>
        </w:rPr>
        <w:t xml:space="preserve">Code availability. </w:t>
      </w:r>
      <w:r w:rsidRPr="00D75A87">
        <w:rPr>
          <w:color w:val="000000" w:themeColor="text1"/>
          <w:sz w:val="22"/>
          <w:szCs w:val="22"/>
        </w:rPr>
        <w:t xml:space="preserve">All analyses were performed in Python (version ≥3.8) using standard scientific computing libraries, including NumPy, pandas, SciPy, scikit-learn, PyTorch, and </w:t>
      </w:r>
      <w:r w:rsidRPr="00D75A87">
        <w:rPr>
          <w:rStyle w:val="HTMLCode"/>
          <w:rFonts w:ascii="Arial" w:eastAsia="Arial" w:hAnsi="Arial" w:cs="Arial"/>
          <w:color w:val="000000" w:themeColor="text1"/>
          <w:sz w:val="22"/>
          <w:szCs w:val="22"/>
        </w:rPr>
        <w:t>torchdiffeq</w:t>
      </w:r>
      <w:r w:rsidRPr="00D75A87">
        <w:rPr>
          <w:color w:val="000000" w:themeColor="text1"/>
          <w:sz w:val="22"/>
          <w:szCs w:val="22"/>
        </w:rPr>
        <w:t xml:space="preserve"> for Neural ODE integration. Custom code for data preprocessing, model training, evaluation, and figure generation is available at:</w:t>
      </w:r>
    </w:p>
    <w:p w14:paraId="40FEBE97" w14:textId="77777777" w:rsidR="008C7090" w:rsidRPr="00D75A87" w:rsidRDefault="008C7090" w:rsidP="00C71F09">
      <w:pPr>
        <w:pStyle w:val="NormalWeb"/>
        <w:spacing w:before="0" w:beforeAutospacing="0" w:after="0" w:afterAutospacing="0"/>
        <w:divId w:val="961115289"/>
        <w:rPr>
          <w:rFonts w:ascii="Arial" w:hAnsi="Arial" w:cs="Arial"/>
          <w:color w:val="000000" w:themeColor="text1"/>
          <w:sz w:val="22"/>
          <w:szCs w:val="22"/>
        </w:rPr>
      </w:pPr>
    </w:p>
    <w:p w14:paraId="07E278C1" w14:textId="77777777" w:rsidR="008C7090" w:rsidRPr="00D75A87" w:rsidRDefault="008C7090" w:rsidP="003B1C51">
      <w:pPr>
        <w:pStyle w:val="NormalWeb"/>
        <w:spacing w:before="0" w:beforeAutospacing="0" w:after="0" w:afterAutospacing="0"/>
        <w:divId w:val="961115289"/>
        <w:rPr>
          <w:rFonts w:ascii="Arial" w:hAnsi="Arial" w:cs="Arial"/>
          <w:color w:val="000000" w:themeColor="text1"/>
          <w:sz w:val="22"/>
          <w:szCs w:val="22"/>
        </w:rPr>
      </w:pPr>
      <w:hyperlink r:id="rId43" w:history="1">
        <w:r w:rsidRPr="00A15157">
          <w:rPr>
            <w:rStyle w:val="Hyperlink"/>
            <w:rFonts w:ascii="Arial" w:hAnsi="Arial" w:cs="Arial"/>
            <w:sz w:val="22"/>
            <w:szCs w:val="22"/>
          </w:rPr>
          <w:t>https://github.com/stampei1/Perturbation-Aware-Neural-ODE-pNODE-Learns-Microbiome-Dynamics-from-Clinical-Data-and-Predicts-Gut</w:t>
        </w:r>
      </w:hyperlink>
    </w:p>
    <w:p w14:paraId="163F4C0C" w14:textId="77777777" w:rsidR="008C7090" w:rsidRPr="00D75A87" w:rsidRDefault="008C7090" w:rsidP="00344994">
      <w:pPr>
        <w:pStyle w:val="NormalWeb"/>
        <w:spacing w:before="0" w:beforeAutospacing="0" w:after="0" w:afterAutospacing="0"/>
        <w:divId w:val="961115289"/>
        <w:rPr>
          <w:rFonts w:ascii="Arial" w:hAnsi="Arial" w:cs="Arial"/>
          <w:color w:val="000000" w:themeColor="text1"/>
          <w:sz w:val="22"/>
          <w:szCs w:val="22"/>
        </w:rPr>
      </w:pPr>
    </w:p>
    <w:p w14:paraId="15552A39" w14:textId="77777777" w:rsidR="008C7090" w:rsidRPr="00D75A87" w:rsidRDefault="008C7090" w:rsidP="003B1C51">
      <w:pPr>
        <w:pStyle w:val="NormalWeb"/>
        <w:spacing w:before="0" w:beforeAutospacing="0" w:after="0" w:afterAutospacing="0"/>
        <w:divId w:val="961115289"/>
        <w:rPr>
          <w:rFonts w:ascii="Arial" w:hAnsi="Arial" w:cs="Arial"/>
          <w:color w:val="000000" w:themeColor="text1"/>
          <w:sz w:val="22"/>
          <w:szCs w:val="22"/>
        </w:rPr>
      </w:pPr>
      <w:r w:rsidRPr="00D75A87">
        <w:rPr>
          <w:rFonts w:ascii="Arial" w:hAnsi="Arial" w:cs="Arial"/>
          <w:color w:val="000000" w:themeColor="text1"/>
          <w:sz w:val="22"/>
          <w:szCs w:val="22"/>
        </w:rPr>
        <w:t>which provides scripts and notebooks corresponding to both the in silico experiments and the clinical microbiome analyses.</w:t>
      </w:r>
    </w:p>
    <w:p w14:paraId="7F419994" w14:textId="77777777" w:rsidR="008C7090" w:rsidRPr="00D75A87" w:rsidRDefault="008C7090" w:rsidP="00D75A87">
      <w:pPr>
        <w:pStyle w:val="Heading2"/>
        <w:spacing w:before="0" w:after="0" w:line="240" w:lineRule="auto"/>
        <w:divId w:val="961115289"/>
        <w:rPr>
          <w:sz w:val="22"/>
          <w:szCs w:val="22"/>
        </w:rPr>
      </w:pPr>
      <w:r w:rsidRPr="00D75A87">
        <w:rPr>
          <w:rStyle w:val="Strong"/>
          <w:sz w:val="22"/>
          <w:szCs w:val="22"/>
        </w:rPr>
        <w:lastRenderedPageBreak/>
        <w:t>Figure 1. pNODE architecture for modeling microbiome dynamics under antibiotic perturbations.</w:t>
      </w:r>
      <w:r>
        <w:rPr>
          <w:rStyle w:val="Strong"/>
          <w:sz w:val="22"/>
          <w:szCs w:val="22"/>
        </w:rPr>
        <w:t xml:space="preserve"> </w:t>
      </w:r>
      <w:r w:rsidRPr="00D75A87">
        <w:rPr>
          <w:rStyle w:val="Strong"/>
          <w:sz w:val="22"/>
          <w:szCs w:val="22"/>
        </w:rPr>
        <w:t>(A)</w:t>
      </w:r>
      <w:r w:rsidRPr="00D75A87">
        <w:rPr>
          <w:sz w:val="22"/>
          <w:szCs w:val="22"/>
        </w:rPr>
        <w:t xml:space="preserve"> Schematic of the perturbation-aware Neural ODE (pNODE) architecture. The neural network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θ</m:t>
            </m:r>
          </m:sub>
        </m:sSub>
      </m:oMath>
      <w:r>
        <w:rPr>
          <w:sz w:val="22"/>
          <w:szCs w:val="22"/>
        </w:rPr>
        <w:t xml:space="preserve"> </w:t>
      </w:r>
      <w:r w:rsidRPr="00D75A87">
        <w:rPr>
          <w:sz w:val="22"/>
          <w:szCs w:val="22"/>
        </w:rPr>
        <w:t xml:space="preserve">receives as input both the current microbiome composition </w:t>
      </w:r>
      <m:oMath>
        <m:r>
          <w:rPr>
            <w:rFonts w:ascii="Cambria Math" w:hAnsi="Cambria Math"/>
            <w:sz w:val="22"/>
            <w:szCs w:val="22"/>
          </w:rPr>
          <m:t>x(t)</m:t>
        </m:r>
      </m:oMath>
      <w:r>
        <w:rPr>
          <w:sz w:val="22"/>
          <w:szCs w:val="22"/>
        </w:rPr>
        <w:t xml:space="preserve"> </w:t>
      </w:r>
      <w:r w:rsidRPr="00D75A87">
        <w:rPr>
          <w:sz w:val="22"/>
          <w:szCs w:val="22"/>
        </w:rPr>
        <w:t xml:space="preserve">and the time-dependent antibiotic perturbation vector </w:t>
      </w:r>
      <m:oMath>
        <m:r>
          <w:rPr>
            <w:rFonts w:ascii="Cambria Math" w:hAnsi="Cambria Math"/>
            <w:sz w:val="22"/>
            <w:szCs w:val="22"/>
          </w:rPr>
          <m:t>p(t)</m:t>
        </m:r>
      </m:oMath>
      <w:r w:rsidRPr="00D75A87">
        <w:rPr>
          <w:sz w:val="22"/>
          <w:szCs w:val="22"/>
        </w:rPr>
        <w:t xml:space="preserve">, and outputs the instantaneous rate of change </w:t>
      </w:r>
      <m:oMath>
        <m:r>
          <w:rPr>
            <w:rFonts w:ascii="Cambria Math" w:hAnsi="Cambria Math"/>
            <w:sz w:val="22"/>
            <w:szCs w:val="22"/>
          </w:rPr>
          <m:t>dx</m:t>
        </m:r>
        <m:r>
          <m:rPr>
            <m:sty m:val="p"/>
          </m:rPr>
          <w:rPr>
            <w:rFonts w:ascii="Cambria Math" w:hAnsi="Cambria Math"/>
            <w:sz w:val="22"/>
            <w:szCs w:val="22"/>
          </w:rPr>
          <m:t>/</m:t>
        </m:r>
        <m:r>
          <w:rPr>
            <w:rFonts w:ascii="Cambria Math" w:hAnsi="Cambria Math"/>
            <w:sz w:val="22"/>
            <w:szCs w:val="22"/>
          </w:rPr>
          <m:t>dt</m:t>
        </m:r>
      </m:oMath>
      <w:r w:rsidRPr="00D75A87">
        <w:rPr>
          <w:sz w:val="22"/>
          <w:szCs w:val="22"/>
        </w:rPr>
        <w:t>.</w:t>
      </w:r>
      <w:r>
        <w:rPr>
          <w:sz w:val="22"/>
          <w:szCs w:val="22"/>
        </w:rPr>
        <w:t xml:space="preserve"> </w:t>
      </w:r>
      <w:r w:rsidRPr="00D75A87">
        <w:rPr>
          <w:rStyle w:val="Strong"/>
          <w:sz w:val="22"/>
          <w:szCs w:val="22"/>
        </w:rPr>
        <w:t>(B)</w:t>
      </w:r>
      <w:r w:rsidRPr="00D75A87">
        <w:rPr>
          <w:sz w:val="22"/>
          <w:szCs w:val="22"/>
        </w:rPr>
        <w:t xml:space="preserve"> Example of a time-resolved antibiotic exposure timeline used as </w:t>
      </w:r>
      <m:oMath>
        <m:r>
          <w:rPr>
            <w:rFonts w:ascii="Cambria Math" w:hAnsi="Cambria Math"/>
            <w:sz w:val="22"/>
            <w:szCs w:val="22"/>
          </w:rPr>
          <m:t>p(t)</m:t>
        </m:r>
      </m:oMath>
      <w:r w:rsidRPr="00D75A87">
        <w:rPr>
          <w:sz w:val="22"/>
          <w:szCs w:val="22"/>
        </w:rPr>
        <w:t>. The pNODE integrates the joint state–perturbation input using a numerical ODE solver to produce continuous-time predictions of microbial dynamics.</w:t>
      </w:r>
      <w:r>
        <w:rPr>
          <w:sz w:val="22"/>
          <w:szCs w:val="22"/>
        </w:rPr>
        <w:t xml:space="preserve"> </w:t>
      </w:r>
      <w:r w:rsidRPr="00D75A87">
        <w:rPr>
          <w:rStyle w:val="Strong"/>
          <w:sz w:val="22"/>
          <w:szCs w:val="22"/>
        </w:rPr>
        <w:t>(C)</w:t>
      </w:r>
      <w:r w:rsidRPr="00D75A87">
        <w:rPr>
          <w:sz w:val="22"/>
          <w:szCs w:val="22"/>
        </w:rPr>
        <w:t xml:space="preserve"> Overview of the training and generative-mode workflows. During training, the ODE solver integrates the model forward to sampling times and computes losses against observed microbiome measurements. In generative mode, the trained pNODE simulates future trajectories from a single fecal sample and a planned antibiotic regimen.</w:t>
      </w:r>
      <w:r>
        <w:rPr>
          <w:sz w:val="22"/>
          <w:szCs w:val="22"/>
        </w:rPr>
        <w:t xml:space="preserve"> Scatterplots show pNODE predictions versus ground truth across species, times, and trajectories.</w:t>
      </w:r>
    </w:p>
    <w:p w14:paraId="12ADD0E8" w14:textId="77777777" w:rsidR="008C7090" w:rsidRDefault="008C7090" w:rsidP="0000683B">
      <w:pPr>
        <w:pStyle w:val="Heading2"/>
        <w:spacing w:before="0" w:after="0" w:line="240" w:lineRule="auto"/>
        <w:divId w:val="961115289"/>
        <w:rPr>
          <w:rStyle w:val="Strong"/>
          <w:sz w:val="22"/>
          <w:szCs w:val="22"/>
        </w:rPr>
      </w:pPr>
    </w:p>
    <w:p w14:paraId="31341DCA" w14:textId="77777777" w:rsidR="008C7090" w:rsidRPr="00D75A87" w:rsidRDefault="008C7090" w:rsidP="00D75A87">
      <w:pPr>
        <w:pStyle w:val="Heading2"/>
        <w:spacing w:before="0" w:after="0" w:line="240" w:lineRule="auto"/>
        <w:divId w:val="961115289"/>
        <w:rPr>
          <w:sz w:val="22"/>
          <w:szCs w:val="22"/>
        </w:rPr>
      </w:pPr>
      <w:r w:rsidRPr="00D75A87">
        <w:rPr>
          <w:rStyle w:val="Strong"/>
          <w:sz w:val="22"/>
          <w:szCs w:val="22"/>
        </w:rPr>
        <w:t>Figure 2. Synthetic benchmarking: pNODE outperforms gLV inference under realistic clinical data conditions.</w:t>
      </w:r>
      <w:r>
        <w:rPr>
          <w:rStyle w:val="Strong"/>
          <w:sz w:val="22"/>
          <w:szCs w:val="22"/>
        </w:rPr>
        <w:t xml:space="preserve"> </w:t>
      </w:r>
      <w:r w:rsidRPr="00D75A87">
        <w:rPr>
          <w:rStyle w:val="Strong"/>
          <w:sz w:val="22"/>
          <w:szCs w:val="22"/>
        </w:rPr>
        <w:t>(A)</w:t>
      </w:r>
      <w:r w:rsidRPr="00D75A87">
        <w:rPr>
          <w:sz w:val="22"/>
          <w:szCs w:val="22"/>
        </w:rPr>
        <w:t xml:space="preserve"> Ground-truth 5-species ecological system used to generate synthetic data. The directed interaction network, interaction matrix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ij</m:t>
            </m:r>
          </m:sub>
        </m:sSub>
      </m:oMath>
      <w:r w:rsidRPr="00D75A87">
        <w:rPr>
          <w:sz w:val="22"/>
          <w:szCs w:val="22"/>
        </w:rPr>
        <w:t xml:space="preserve">, antibiotic susceptibility coefficients </w:t>
      </w:r>
      <m:oMath>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i</m:t>
            </m:r>
          </m:sub>
        </m:sSub>
      </m:oMath>
      <w:r w:rsidRPr="00D75A87">
        <w:rPr>
          <w:sz w:val="22"/>
          <w:szCs w:val="22"/>
        </w:rPr>
        <w:t xml:space="preserve">, and species-specific growth rates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i</m:t>
            </m:r>
          </m:sub>
        </m:sSub>
      </m:oMath>
      <w:r>
        <w:rPr>
          <w:sz w:val="22"/>
          <w:szCs w:val="22"/>
        </w:rPr>
        <w:t xml:space="preserve"> </w:t>
      </w:r>
      <w:r w:rsidRPr="00D75A87">
        <w:rPr>
          <w:sz w:val="22"/>
          <w:szCs w:val="22"/>
        </w:rPr>
        <w:t>define a perturbation-augmented gLV model.</w:t>
      </w:r>
      <w:r>
        <w:rPr>
          <w:sz w:val="22"/>
          <w:szCs w:val="22"/>
        </w:rPr>
        <w:t xml:space="preserve"> </w:t>
      </w:r>
      <w:r w:rsidRPr="00D75A87">
        <w:rPr>
          <w:rStyle w:val="Strong"/>
          <w:sz w:val="22"/>
          <w:szCs w:val="22"/>
        </w:rPr>
        <w:t>(B)</w:t>
      </w:r>
      <w:r w:rsidRPr="00D75A87">
        <w:rPr>
          <w:sz w:val="22"/>
          <w:szCs w:val="22"/>
        </w:rPr>
        <w:t xml:space="preserve"> Representative synthetic time-series examples showing true dynamics (solid curves) and sparse/noisy sampled observations used for model training (circles). Blue shading indicates the time interval in which a simulated antibiotic perturbation is applied. </w:t>
      </w:r>
      <w:r w:rsidRPr="00D75A87">
        <w:rPr>
          <w:rStyle w:val="Strong"/>
          <w:sz w:val="22"/>
          <w:szCs w:val="22"/>
        </w:rPr>
        <w:t>(C)</w:t>
      </w:r>
      <w:r w:rsidRPr="00D75A87">
        <w:rPr>
          <w:sz w:val="22"/>
          <w:szCs w:val="22"/>
        </w:rPr>
        <w:t xml:space="preserve"> Predictive performance on held-out synthetic trajectories. R² values quantify accuracy. </w:t>
      </w:r>
    </w:p>
    <w:p w14:paraId="37678921" w14:textId="77777777" w:rsidR="008C7090" w:rsidRDefault="008C7090" w:rsidP="00437B6D">
      <w:pPr>
        <w:pStyle w:val="Heading2"/>
        <w:spacing w:before="0" w:after="0" w:line="240" w:lineRule="auto"/>
        <w:divId w:val="961115289"/>
        <w:rPr>
          <w:rStyle w:val="Strong"/>
          <w:sz w:val="22"/>
          <w:szCs w:val="22"/>
        </w:rPr>
      </w:pPr>
    </w:p>
    <w:p w14:paraId="1A047A0D" w14:textId="77777777" w:rsidR="008C7090" w:rsidRPr="00D75A87" w:rsidRDefault="008C7090" w:rsidP="00D75A87">
      <w:pPr>
        <w:pStyle w:val="Heading2"/>
        <w:spacing w:before="0" w:after="0" w:line="240" w:lineRule="auto"/>
        <w:divId w:val="961115289"/>
        <w:rPr>
          <w:sz w:val="22"/>
          <w:szCs w:val="22"/>
        </w:rPr>
      </w:pPr>
      <w:r w:rsidRPr="00D75A87">
        <w:rPr>
          <w:rStyle w:val="Strong"/>
          <w:sz w:val="22"/>
          <w:szCs w:val="22"/>
        </w:rPr>
        <w:t>Figure 3. pNODE accurately predicts short-term microbiome dynamics in clinical data.</w:t>
      </w:r>
      <w:r>
        <w:rPr>
          <w:rStyle w:val="Strong"/>
          <w:sz w:val="22"/>
          <w:szCs w:val="22"/>
        </w:rPr>
        <w:t xml:space="preserve"> </w:t>
      </w:r>
      <w:r w:rsidRPr="00D75A87">
        <w:rPr>
          <w:rStyle w:val="Strong"/>
          <w:sz w:val="22"/>
          <w:szCs w:val="22"/>
        </w:rPr>
        <w:t>(</w:t>
      </w:r>
      <w:r>
        <w:rPr>
          <w:rStyle w:val="Strong"/>
          <w:sz w:val="22"/>
          <w:szCs w:val="22"/>
        </w:rPr>
        <w:t xml:space="preserve">A, </w:t>
      </w:r>
      <w:r w:rsidRPr="00D75A87">
        <w:rPr>
          <w:rStyle w:val="Strong"/>
          <w:sz w:val="22"/>
          <w:szCs w:val="22"/>
        </w:rPr>
        <w:t>B)</w:t>
      </w:r>
      <w:r w:rsidRPr="00D75A87">
        <w:rPr>
          <w:sz w:val="22"/>
          <w:szCs w:val="22"/>
        </w:rPr>
        <w:t xml:space="preserve"> Example pNODE-generated trajectories compared to observed class-level abundances in representative patient timelines. The model captures major ecological transitions during antibiotic exposure and recovery.</w:t>
      </w:r>
      <w:r>
        <w:rPr>
          <w:sz w:val="22"/>
          <w:szCs w:val="22"/>
        </w:rPr>
        <w:t xml:space="preserve"> </w:t>
      </w:r>
      <w:r w:rsidRPr="00D75A87">
        <w:rPr>
          <w:rStyle w:val="Strong"/>
          <w:sz w:val="22"/>
          <w:szCs w:val="22"/>
        </w:rPr>
        <w:t>(C)</w:t>
      </w:r>
      <w:r w:rsidRPr="00D75A87">
        <w:rPr>
          <w:sz w:val="22"/>
          <w:szCs w:val="22"/>
        </w:rPr>
        <w:t xml:space="preserve"> Comparative performance of pNODE, gLV, and a constant-composition baseline for clinical 7-day forecasts. pNODE consistently achieves the highest R² across prediction windows. </w:t>
      </w:r>
    </w:p>
    <w:p w14:paraId="38CB0E01" w14:textId="77777777" w:rsidR="008C7090" w:rsidRDefault="008C7090" w:rsidP="00437B6D">
      <w:pPr>
        <w:pStyle w:val="Heading2"/>
        <w:spacing w:before="0" w:after="0" w:line="240" w:lineRule="auto"/>
        <w:divId w:val="961115289"/>
        <w:rPr>
          <w:rStyle w:val="Strong"/>
          <w:sz w:val="22"/>
          <w:szCs w:val="22"/>
        </w:rPr>
      </w:pPr>
    </w:p>
    <w:p w14:paraId="60E50890" w14:textId="77777777" w:rsidR="008C7090" w:rsidRPr="00D75A87" w:rsidRDefault="008C7090" w:rsidP="00D75A87">
      <w:pPr>
        <w:pStyle w:val="Heading2"/>
        <w:spacing w:before="0" w:after="0" w:line="240" w:lineRule="auto"/>
        <w:divId w:val="961115289"/>
        <w:rPr>
          <w:sz w:val="22"/>
          <w:szCs w:val="22"/>
        </w:rPr>
      </w:pPr>
      <w:r w:rsidRPr="00D75A87">
        <w:rPr>
          <w:rStyle w:val="Strong"/>
          <w:sz w:val="22"/>
          <w:szCs w:val="22"/>
        </w:rPr>
        <w:t xml:space="preserve">Figure 4. Generative-mode pNODE predictions identify patients at risk for </w:t>
      </w:r>
      <w:r w:rsidRPr="004E1450">
        <w:rPr>
          <w:rStyle w:val="Strong"/>
          <w:i/>
          <w:iCs/>
          <w:sz w:val="22"/>
          <w:szCs w:val="22"/>
        </w:rPr>
        <w:t>Enterococcus</w:t>
      </w:r>
      <w:r w:rsidRPr="00D75A87">
        <w:rPr>
          <w:rStyle w:val="Strong"/>
          <w:sz w:val="22"/>
          <w:szCs w:val="22"/>
        </w:rPr>
        <w:t xml:space="preserve"> bloodstream infection.</w:t>
      </w:r>
      <w:r>
        <w:rPr>
          <w:rStyle w:val="Strong"/>
          <w:sz w:val="22"/>
          <w:szCs w:val="22"/>
        </w:rPr>
        <w:t xml:space="preserve"> </w:t>
      </w:r>
      <w:r w:rsidRPr="00D75A87">
        <w:rPr>
          <w:rStyle w:val="Strong"/>
          <w:sz w:val="22"/>
          <w:szCs w:val="22"/>
        </w:rPr>
        <w:t>(A)</w:t>
      </w:r>
      <w:r w:rsidRPr="00D75A87">
        <w:rPr>
          <w:sz w:val="22"/>
          <w:szCs w:val="22"/>
        </w:rPr>
        <w:t xml:space="preserve"> </w:t>
      </w:r>
      <w:r w:rsidRPr="004E1450">
        <w:rPr>
          <w:sz w:val="22"/>
          <w:szCs w:val="22"/>
        </w:rPr>
        <w:t xml:space="preserve">Raw Bacilli time-series data preceding infection events. </w:t>
      </w:r>
      <w:r w:rsidRPr="0055327C">
        <w:rPr>
          <w:sz w:val="22"/>
          <w:szCs w:val="22"/>
        </w:rPr>
        <w:t xml:space="preserve">Each row represents a patient; circles denote fecal samples colored by Bacilli abundance; an “X” marks the onset of </w:t>
      </w:r>
      <w:r w:rsidRPr="004E1450">
        <w:rPr>
          <w:i/>
          <w:iCs/>
          <w:sz w:val="22"/>
          <w:szCs w:val="22"/>
        </w:rPr>
        <w:t>Enterococcus</w:t>
      </w:r>
      <w:r w:rsidRPr="0055327C">
        <w:rPr>
          <w:sz w:val="22"/>
          <w:szCs w:val="22"/>
        </w:rPr>
        <w:t xml:space="preserve"> BSI. Infected and non-infected patients are shown in separate blocks, with infected timelines ordered by increasing time-to-infection. This panel demonstrates that Bacilli abundances tend to rise in the days preceding infection.</w:t>
      </w:r>
      <w:r>
        <w:rPr>
          <w:sz w:val="22"/>
          <w:szCs w:val="22"/>
        </w:rPr>
        <w:t xml:space="preserve"> </w:t>
      </w:r>
      <w:r w:rsidRPr="00D75A87">
        <w:rPr>
          <w:rStyle w:val="Strong"/>
          <w:sz w:val="22"/>
          <w:szCs w:val="22"/>
        </w:rPr>
        <w:t>(B)</w:t>
      </w:r>
      <w:r w:rsidRPr="00D75A87">
        <w:rPr>
          <w:sz w:val="22"/>
          <w:szCs w:val="22"/>
        </w:rPr>
        <w:t xml:space="preserve"> Comparison of pNODE risk scores with alternative predictors, including initial </w:t>
      </w:r>
      <w:r w:rsidRPr="00C71274">
        <w:rPr>
          <w:sz w:val="22"/>
          <w:szCs w:val="22"/>
        </w:rPr>
        <w:t>Bacilli abundance and several ground-truth–derived metrics. Across prediction windows, pNODE outperforms all baselines.</w:t>
      </w:r>
      <w:r w:rsidRPr="00D75A87">
        <w:rPr>
          <w:sz w:val="22"/>
          <w:szCs w:val="22"/>
        </w:rPr>
        <w:t xml:space="preserve"> </w:t>
      </w:r>
    </w:p>
    <w:p w14:paraId="4D867219" w14:textId="77777777" w:rsidR="008C7090" w:rsidRDefault="008C7090" w:rsidP="00AF25D4">
      <w:pPr>
        <w:pStyle w:val="Heading1"/>
        <w:spacing w:before="0" w:after="0" w:line="240" w:lineRule="auto"/>
        <w:divId w:val="961115289"/>
        <w:rPr>
          <w:rStyle w:val="Strong"/>
          <w:sz w:val="22"/>
          <w:szCs w:val="22"/>
        </w:rPr>
      </w:pPr>
    </w:p>
    <w:p w14:paraId="39D4179A" w14:textId="77777777" w:rsidR="008C7090" w:rsidRPr="00D75A87" w:rsidRDefault="008C7090" w:rsidP="00D75A87">
      <w:pPr>
        <w:pStyle w:val="Heading1"/>
        <w:spacing w:before="0" w:after="0" w:line="240" w:lineRule="auto"/>
        <w:divId w:val="961115289"/>
        <w:rPr>
          <w:b/>
          <w:bCs/>
          <w:sz w:val="22"/>
          <w:szCs w:val="22"/>
        </w:rPr>
      </w:pPr>
      <w:r w:rsidRPr="00D75A87">
        <w:rPr>
          <w:rStyle w:val="Strong"/>
          <w:sz w:val="22"/>
          <w:szCs w:val="22"/>
        </w:rPr>
        <w:t>Supplemental Figures</w:t>
      </w:r>
    </w:p>
    <w:p w14:paraId="189A45B7" w14:textId="77777777" w:rsidR="008C7090" w:rsidRDefault="008C7090" w:rsidP="00AF25D4">
      <w:pPr>
        <w:pStyle w:val="Heading2"/>
        <w:spacing w:before="0" w:after="0" w:line="240" w:lineRule="auto"/>
        <w:divId w:val="961115289"/>
        <w:rPr>
          <w:rStyle w:val="Strong"/>
          <w:b w:val="0"/>
          <w:bCs w:val="0"/>
          <w:sz w:val="22"/>
          <w:szCs w:val="22"/>
        </w:rPr>
      </w:pPr>
    </w:p>
    <w:p w14:paraId="71713DFE" w14:textId="77777777" w:rsidR="008C7090" w:rsidRPr="00D75A87" w:rsidRDefault="008C7090" w:rsidP="00D75A87">
      <w:pPr>
        <w:pStyle w:val="Heading2"/>
        <w:spacing w:before="0" w:after="0" w:line="240" w:lineRule="auto"/>
        <w:divId w:val="961115289"/>
        <w:rPr>
          <w:b/>
          <w:bCs/>
          <w:sz w:val="22"/>
          <w:szCs w:val="22"/>
        </w:rPr>
      </w:pPr>
      <w:r w:rsidRPr="00D75A87">
        <w:rPr>
          <w:rStyle w:val="Strong"/>
          <w:sz w:val="22"/>
          <w:szCs w:val="22"/>
        </w:rPr>
        <w:t>Supplemental Figure S1. Expanded benchmarking of pNODE versus gLV across data-limited synthetic scenarios.</w:t>
      </w:r>
      <w:r>
        <w:rPr>
          <w:rStyle w:val="Strong"/>
          <w:sz w:val="22"/>
          <w:szCs w:val="22"/>
        </w:rPr>
        <w:t xml:space="preserve"> </w:t>
      </w:r>
      <w:r w:rsidRPr="00D75A87">
        <w:rPr>
          <w:sz w:val="22"/>
          <w:szCs w:val="22"/>
        </w:rPr>
        <w:t>Heatmaps and summary statistics comparing pNODE and gLV predictive performance under systematically varying sampling density, dataset size, and observation noise. pNODE maintains high accuracy in sparse, noisy, and small-sample regimes, whereas gLV requires dense sampling and large datasets to match performance.</w:t>
      </w:r>
    </w:p>
    <w:p w14:paraId="2064222D" w14:textId="77777777" w:rsidR="008C7090" w:rsidRDefault="008C7090" w:rsidP="00AF25D4">
      <w:pPr>
        <w:pStyle w:val="Heading2"/>
        <w:spacing w:before="0" w:after="0" w:line="240" w:lineRule="auto"/>
        <w:divId w:val="961115289"/>
        <w:rPr>
          <w:rStyle w:val="Strong"/>
          <w:b w:val="0"/>
          <w:bCs w:val="0"/>
          <w:sz w:val="22"/>
          <w:szCs w:val="22"/>
        </w:rPr>
      </w:pPr>
    </w:p>
    <w:p w14:paraId="3C7FD737" w14:textId="77777777" w:rsidR="008C7090" w:rsidRDefault="008C7090" w:rsidP="00A17302">
      <w:pPr>
        <w:pStyle w:val="Heading2"/>
        <w:spacing w:before="0" w:after="0" w:line="240" w:lineRule="auto"/>
        <w:divId w:val="961115289"/>
        <w:rPr>
          <w:sz w:val="22"/>
          <w:szCs w:val="22"/>
        </w:rPr>
      </w:pPr>
      <w:r w:rsidRPr="00D75A87">
        <w:rPr>
          <w:rStyle w:val="Strong"/>
          <w:sz w:val="22"/>
          <w:szCs w:val="22"/>
        </w:rPr>
        <w:t>Supplemental Figure S2. Additional clinical prediction diagnostics for pNODE short-term forecasts.</w:t>
      </w:r>
      <w:r>
        <w:rPr>
          <w:rStyle w:val="Strong"/>
          <w:sz w:val="22"/>
          <w:szCs w:val="22"/>
        </w:rPr>
        <w:t xml:space="preserve"> </w:t>
      </w:r>
    </w:p>
    <w:p w14:paraId="0F701BAC" w14:textId="77777777" w:rsidR="008C7090" w:rsidRDefault="008C7090" w:rsidP="000D790E">
      <w:pPr>
        <w:divId w:val="961115289"/>
      </w:pPr>
      <w:r>
        <w:t xml:space="preserve">Observed versus predicted relative abundances for all bacterial classes in held-out patients. </w:t>
      </w:r>
      <w:r>
        <w:rPr>
          <w:rStyle w:val="Strong"/>
        </w:rPr>
        <w:t>Left:</w:t>
      </w:r>
      <w:r>
        <w:t xml:space="preserve"> baseline model assuming future abundances equal the initial sample. </w:t>
      </w:r>
      <w:r>
        <w:rPr>
          <w:rStyle w:val="Strong"/>
        </w:rPr>
        <w:t>Center:</w:t>
      </w:r>
      <w:r>
        <w:t xml:space="preserve"> pNODE 7-</w:t>
      </w:r>
      <w:r>
        <w:lastRenderedPageBreak/>
        <w:t xml:space="preserve">day forecasts, showing the highest predictive accuracy (R² = 0.641). </w:t>
      </w:r>
      <w:r>
        <w:rPr>
          <w:rStyle w:val="Strong"/>
        </w:rPr>
        <w:t>Right:</w:t>
      </w:r>
      <w:r>
        <w:t xml:space="preserve"> gLV 7-day forecasts, which perform substantially worse under sparse clinical sampling; Points are colored by bacterial class; the dashed line indicates perfect prediction. pNODE predictions track true values more closely across abundant and variable taxa such as Bacilli and Clostridia, whereas gLV predictions systematically underestimate higher abundances.</w:t>
      </w:r>
    </w:p>
    <w:p w14:paraId="5AE23BEC" w14:textId="77777777" w:rsidR="008C7090" w:rsidRDefault="008C7090" w:rsidP="00AF25D4">
      <w:pPr>
        <w:pStyle w:val="Heading2"/>
        <w:spacing w:before="0" w:after="0" w:line="240" w:lineRule="auto"/>
        <w:divId w:val="961115289"/>
        <w:rPr>
          <w:rStyle w:val="Strong"/>
          <w:b w:val="0"/>
          <w:bCs w:val="0"/>
          <w:sz w:val="22"/>
          <w:szCs w:val="22"/>
        </w:rPr>
      </w:pPr>
    </w:p>
    <w:p w14:paraId="3421AD8B" w14:textId="77777777" w:rsidR="008C7090" w:rsidRPr="00C71274" w:rsidRDefault="008C7090" w:rsidP="00D75A87">
      <w:pPr>
        <w:pStyle w:val="Heading2"/>
        <w:spacing w:before="0" w:after="0" w:line="240" w:lineRule="auto"/>
        <w:divId w:val="961115289"/>
        <w:rPr>
          <w:sz w:val="22"/>
          <w:szCs w:val="22"/>
        </w:rPr>
      </w:pPr>
      <w:r w:rsidRPr="00C71274">
        <w:rPr>
          <w:rStyle w:val="Strong"/>
          <w:sz w:val="22"/>
          <w:szCs w:val="22"/>
        </w:rPr>
        <w:t>Supplemental Figure S3. Full comparison of BSI-risk prediction methods across forecasting horizons.</w:t>
      </w:r>
      <w:r w:rsidRPr="00C71274">
        <w:rPr>
          <w:rStyle w:val="Strong"/>
          <w:b w:val="0"/>
          <w:bCs w:val="0"/>
          <w:sz w:val="22"/>
          <w:szCs w:val="22"/>
        </w:rPr>
        <w:t xml:space="preserve"> </w:t>
      </w:r>
      <w:r>
        <w:rPr>
          <w:sz w:val="22"/>
          <w:szCs w:val="22"/>
        </w:rPr>
        <w:t>Violin</w:t>
      </w:r>
      <w:r w:rsidRPr="00C71274">
        <w:rPr>
          <w:sz w:val="22"/>
          <w:szCs w:val="22"/>
        </w:rPr>
        <w:t>/raincloud plots</w:t>
      </w:r>
      <w:r>
        <w:rPr>
          <w:sz w:val="22"/>
          <w:szCs w:val="22"/>
        </w:rPr>
        <w:t xml:space="preserve"> </w:t>
      </w:r>
      <w:r w:rsidRPr="00C71274">
        <w:rPr>
          <w:sz w:val="22"/>
          <w:szCs w:val="22"/>
        </w:rPr>
        <w:t xml:space="preserve">for all baseline and ground-truth-derived methods. </w:t>
      </w:r>
    </w:p>
    <w:p w14:paraId="0B0B7B0D" w14:textId="77777777" w:rsidR="008C7090" w:rsidRDefault="008C7090" w:rsidP="00D75A87">
      <w:pPr>
        <w:pStyle w:val="Heading2"/>
        <w:spacing w:before="0" w:after="0" w:line="240" w:lineRule="auto"/>
        <w:divId w:val="961115289"/>
        <w:rPr>
          <w:sz w:val="22"/>
          <w:szCs w:val="22"/>
          <w:highlight w:val="yellow"/>
        </w:rPr>
      </w:pPr>
    </w:p>
    <w:p w14:paraId="527C551F" w14:textId="77777777" w:rsidR="008C7090" w:rsidRPr="00DA6C68" w:rsidRDefault="008C7090" w:rsidP="00C71274">
      <w:pPr>
        <w:divId w:val="961115289"/>
        <w:rPr>
          <w:highlight w:val="yellow"/>
        </w:rPr>
      </w:pPr>
      <w:r w:rsidRPr="00C71274">
        <w:rPr>
          <w:rStyle w:val="Strong"/>
        </w:rPr>
        <w:t>Supplemental Figure S</w:t>
      </w:r>
      <w:r>
        <w:rPr>
          <w:rStyle w:val="Strong"/>
        </w:rPr>
        <w:t>4</w:t>
      </w:r>
      <w:r w:rsidRPr="00C71274">
        <w:rPr>
          <w:rStyle w:val="Strong"/>
        </w:rPr>
        <w:t xml:space="preserve">. </w:t>
      </w:r>
      <w:r>
        <w:rPr>
          <w:rStyle w:val="Strong"/>
        </w:rPr>
        <w:t>Histograms and ROC curves for pNODE and initial abundance based predictions</w:t>
      </w:r>
      <w:r w:rsidRPr="00C71274">
        <w:rPr>
          <w:rStyle w:val="Strong"/>
        </w:rPr>
        <w:t>.</w:t>
      </w:r>
      <w:r>
        <w:rPr>
          <w:rStyle w:val="Strong"/>
          <w:b w:val="0"/>
          <w:bCs w:val="0"/>
        </w:rPr>
        <w:t xml:space="preserve"> The distributions for the pNODE based score are more separated than initial abundance based score, which underlies its better ability to discriminate patients who developed </w:t>
      </w:r>
      <w:r>
        <w:rPr>
          <w:rStyle w:val="Strong"/>
          <w:b w:val="0"/>
          <w:bCs w:val="0"/>
          <w:i/>
          <w:iCs/>
        </w:rPr>
        <w:t>Enterococcus</w:t>
      </w:r>
      <w:r>
        <w:rPr>
          <w:rStyle w:val="Strong"/>
          <w:b w:val="0"/>
          <w:bCs w:val="0"/>
        </w:rPr>
        <w:t xml:space="preserve"> BSIs vs. those who did not.</w:t>
      </w:r>
    </w:p>
    <w:p w14:paraId="06DA7755" w14:textId="77777777" w:rsidR="008C7090" w:rsidRPr="003119A6" w:rsidRDefault="008C7090" w:rsidP="00D75A87">
      <w:pPr>
        <w:pStyle w:val="Heading2"/>
        <w:spacing w:before="0" w:after="0" w:line="240" w:lineRule="auto"/>
        <w:divId w:val="961115289"/>
        <w:rPr>
          <w:sz w:val="22"/>
          <w:szCs w:val="22"/>
          <w:highlight w:val="yellow"/>
        </w:rPr>
      </w:pPr>
      <w:r w:rsidRPr="003119A6">
        <w:rPr>
          <w:sz w:val="22"/>
          <w:szCs w:val="22"/>
          <w:highlight w:val="yellow"/>
        </w:rPr>
        <w:t xml:space="preserve"> </w:t>
      </w:r>
    </w:p>
    <w:p w14:paraId="0620AF08" w14:textId="77777777" w:rsidR="008C7090" w:rsidRPr="00D75A87" w:rsidRDefault="008C7090" w:rsidP="00A94F78">
      <w:pPr>
        <w:divId w:val="961115289"/>
        <w:rPr>
          <w:color w:val="000000" w:themeColor="text1"/>
        </w:rPr>
      </w:pPr>
    </w:p>
    <w:p w14:paraId="2EE76D65" w14:textId="77777777" w:rsidR="008C7090" w:rsidRPr="00D75A87" w:rsidRDefault="008C7090" w:rsidP="00A94F78">
      <w:pPr>
        <w:divId w:val="961115289"/>
        <w:rPr>
          <w:color w:val="000000" w:themeColor="text1"/>
        </w:rPr>
      </w:pPr>
    </w:p>
    <w:p w14:paraId="7F5C8AF6" w14:textId="77777777" w:rsidR="008C7090" w:rsidRPr="00D75A87" w:rsidRDefault="008C7090" w:rsidP="00A94F78">
      <w:pPr>
        <w:divId w:val="961115289"/>
        <w:rPr>
          <w:rFonts w:eastAsia="Times New Roman"/>
          <w:color w:val="000000" w:themeColor="text1"/>
          <w:szCs w:val="24"/>
        </w:rPr>
      </w:pPr>
      <w:r w:rsidRPr="00D75A87">
        <w:rPr>
          <w:color w:val="000000" w:themeColor="text1"/>
        </w:rPr>
        <w:t xml:space="preserve"> </w:t>
      </w:r>
    </w:p>
    <w:p w14:paraId="1C4C0651" w14:textId="77777777" w:rsidR="008C7090" w:rsidRPr="00D75A87" w:rsidRDefault="008C7090" w:rsidP="004803FD">
      <w:pPr>
        <w:rPr>
          <w:color w:val="000000" w:themeColor="text1"/>
        </w:rPr>
      </w:pPr>
    </w:p>
    <w:p w14:paraId="2B9B0A26" w14:textId="77777777" w:rsidR="008C7090" w:rsidRPr="00D75A87" w:rsidRDefault="008C7090" w:rsidP="004803FD">
      <w:pPr>
        <w:rPr>
          <w:color w:val="000000" w:themeColor="text1"/>
          <w:u w:val="single"/>
        </w:rPr>
      </w:pPr>
      <w:r w:rsidRPr="00D75A87">
        <w:rPr>
          <w:color w:val="000000" w:themeColor="text1"/>
        </w:rPr>
        <w:t xml:space="preserve"> </w:t>
      </w:r>
      <w:r w:rsidRPr="00D75A87">
        <w:rPr>
          <w:b/>
          <w:bCs/>
          <w:color w:val="000000" w:themeColor="text1"/>
          <w:u w:val="single"/>
        </w:rPr>
        <w:t>References</w:t>
      </w:r>
    </w:p>
    <w:p w14:paraId="75E11A89" w14:textId="77777777" w:rsidR="008C7090" w:rsidRPr="00D75A87" w:rsidRDefault="008C7090">
      <w:pPr>
        <w:rPr>
          <w:rFonts w:eastAsia="Times New Roman"/>
          <w:color w:val="000000" w:themeColor="text1"/>
          <w:szCs w:val="24"/>
        </w:rPr>
      </w:pPr>
    </w:p>
    <w:p w14:paraId="57C3E597" w14:textId="77777777" w:rsidR="008C7090" w:rsidRPr="00D75A87" w:rsidRDefault="008C7090">
      <w:pPr>
        <w:rPr>
          <w:rFonts w:eastAsia="Times New Roman"/>
          <w:color w:val="000000" w:themeColor="text1"/>
          <w:szCs w:val="24"/>
        </w:rPr>
      </w:pPr>
      <w:r w:rsidRPr="00D75A87">
        <w:rPr>
          <w:color w:val="000000" w:themeColor="text1"/>
        </w:rPr>
        <w:t xml:space="preserve"> </w:t>
      </w:r>
    </w:p>
    <w:p w14:paraId="4FBEF390" w14:textId="77777777" w:rsidR="008C7090" w:rsidRPr="008C7090" w:rsidRDefault="008C7090">
      <w:pPr>
        <w:rPr>
          <w:rFonts w:eastAsia="Times New Roman"/>
          <w:color w:val="000000"/>
          <w:szCs w:val="24"/>
        </w:rPr>
      </w:pPr>
      <w:r w:rsidRPr="00D75A87">
        <w:rPr>
          <w:color w:val="000000" w:themeColor="text1"/>
        </w:rPr>
        <w:t xml:space="preserve"> </w:t>
      </w:r>
    </w:p>
    <w:p w14:paraId="6B92A8B6"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44" w:history="1">
        <w:r w:rsidRPr="008C7090">
          <w:rPr>
            <w:rStyle w:val="csl-entry"/>
            <w:rFonts w:ascii="Arial" w:hAnsi="Arial" w:cs="Arial"/>
            <w:color w:val="000000"/>
            <w:sz w:val="22"/>
          </w:rPr>
          <w:t xml:space="preserve">Adamov A, Chardonnet M, Krach F, Heiss J, Teichmann J, Bokulich NA. 2025. Revealing the temporal dynamics of antibiotic anomalies in the infant gut microbiome with neural jump ODEs. </w:t>
        </w:r>
        <w:r w:rsidRPr="008C7090">
          <w:rPr>
            <w:rStyle w:val="csl-entry"/>
            <w:rFonts w:ascii="Arial" w:hAnsi="Arial" w:cs="Arial"/>
            <w:i/>
            <w:iCs/>
            <w:color w:val="000000"/>
            <w:sz w:val="22"/>
          </w:rPr>
          <w:t>arXiv</w:t>
        </w:r>
        <w:r w:rsidRPr="008C7090">
          <w:rPr>
            <w:rStyle w:val="csl-entry"/>
            <w:rFonts w:ascii="Arial" w:hAnsi="Arial" w:cs="Arial"/>
            <w:color w:val="000000"/>
            <w:sz w:val="22"/>
          </w:rPr>
          <w:t>.</w:t>
        </w:r>
      </w:hyperlink>
    </w:p>
    <w:p w14:paraId="745F404E"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45" w:history="1">
        <w:r w:rsidRPr="008C7090">
          <w:rPr>
            <w:rStyle w:val="csl-entry"/>
            <w:rFonts w:ascii="Arial" w:hAnsi="Arial" w:cs="Arial"/>
            <w:color w:val="000000"/>
            <w:sz w:val="22"/>
          </w:rPr>
          <w:t xml:space="preserve">Antimicrobial Resistance Collaborators. 2022. Global burden of bacterial antimicrobial resistance in 2019: a systematic analysis. </w:t>
        </w:r>
        <w:r w:rsidRPr="008C7090">
          <w:rPr>
            <w:rStyle w:val="csl-entry"/>
            <w:rFonts w:ascii="Arial" w:hAnsi="Arial" w:cs="Arial"/>
            <w:i/>
            <w:iCs/>
            <w:color w:val="000000"/>
            <w:sz w:val="22"/>
          </w:rPr>
          <w:t>Lancet</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399</w:t>
        </w:r>
        <w:r w:rsidRPr="008C7090">
          <w:rPr>
            <w:rStyle w:val="csl-entry"/>
            <w:rFonts w:ascii="Arial" w:hAnsi="Arial" w:cs="Arial"/>
            <w:color w:val="000000"/>
            <w:sz w:val="22"/>
          </w:rPr>
          <w:t>: 629–655.</w:t>
        </w:r>
      </w:hyperlink>
    </w:p>
    <w:p w14:paraId="0532E9A6"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46" w:history="1">
        <w:r w:rsidRPr="008C7090">
          <w:rPr>
            <w:rStyle w:val="csl-entry"/>
            <w:rFonts w:ascii="Arial" w:hAnsi="Arial" w:cs="Arial"/>
            <w:color w:val="000000"/>
            <w:sz w:val="22"/>
          </w:rPr>
          <w:t xml:space="preserve">Arroyo-Esquivel J, Klausmeier CA, Litchman E. 2024. Using neural ordinary differential equations to predict complex ecological dynamics from population density data. </w:t>
        </w:r>
        <w:r w:rsidRPr="008C7090">
          <w:rPr>
            <w:rStyle w:val="csl-entry"/>
            <w:rFonts w:ascii="Arial" w:hAnsi="Arial" w:cs="Arial"/>
            <w:i/>
            <w:iCs/>
            <w:color w:val="000000"/>
            <w:sz w:val="22"/>
          </w:rPr>
          <w:t>J R Soc Interface</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21</w:t>
        </w:r>
        <w:r w:rsidRPr="008C7090">
          <w:rPr>
            <w:rStyle w:val="csl-entry"/>
            <w:rFonts w:ascii="Arial" w:hAnsi="Arial" w:cs="Arial"/>
            <w:color w:val="000000"/>
            <w:sz w:val="22"/>
          </w:rPr>
          <w:t>: 20230604.</w:t>
        </w:r>
      </w:hyperlink>
    </w:p>
    <w:p w14:paraId="0D3A3BC8"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47" w:history="1">
        <w:r w:rsidRPr="008C7090">
          <w:rPr>
            <w:rStyle w:val="csl-entry"/>
            <w:rFonts w:ascii="Arial" w:hAnsi="Arial" w:cs="Arial"/>
            <w:color w:val="000000"/>
            <w:sz w:val="22"/>
          </w:rPr>
          <w:t xml:space="preserve">Bucci V, Tzen B, Li N, Simmons M, Tanoue T, Bogart E, Deng L, Yeliseyev V, Delaney ML, Liu Q, et al. 2016. MDSINE: Microbial Dynamical Systems INference Engine for microbiome time-series analyses. </w:t>
        </w:r>
        <w:r w:rsidRPr="008C7090">
          <w:rPr>
            <w:rStyle w:val="csl-entry"/>
            <w:rFonts w:ascii="Arial" w:hAnsi="Arial" w:cs="Arial"/>
            <w:i/>
            <w:iCs/>
            <w:color w:val="000000"/>
            <w:sz w:val="22"/>
          </w:rPr>
          <w:t>Genome Biol</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17</w:t>
        </w:r>
        <w:r w:rsidRPr="008C7090">
          <w:rPr>
            <w:rStyle w:val="csl-entry"/>
            <w:rFonts w:ascii="Arial" w:hAnsi="Arial" w:cs="Arial"/>
            <w:color w:val="000000"/>
            <w:sz w:val="22"/>
          </w:rPr>
          <w:t>: 121.</w:t>
        </w:r>
      </w:hyperlink>
    </w:p>
    <w:p w14:paraId="0E141D29"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48" w:history="1">
        <w:r w:rsidRPr="008C7090">
          <w:rPr>
            <w:rStyle w:val="csl-entry"/>
            <w:rFonts w:ascii="Arial" w:hAnsi="Arial" w:cs="Arial"/>
            <w:color w:val="000000"/>
            <w:sz w:val="22"/>
          </w:rPr>
          <w:t xml:space="preserve">Buffie CG, Bucci V, Stein RR, McKenney PT, Ling L, Gobourne A, No D, Liu H, Kinnebrew M, Viale A, et al. 2015. Precision microbiome reconstitution restores bile acid mediated resistance to Clostridium difficile. </w:t>
        </w:r>
        <w:r w:rsidRPr="008C7090">
          <w:rPr>
            <w:rStyle w:val="csl-entry"/>
            <w:rFonts w:ascii="Arial" w:hAnsi="Arial" w:cs="Arial"/>
            <w:i/>
            <w:iCs/>
            <w:color w:val="000000"/>
            <w:sz w:val="22"/>
          </w:rPr>
          <w:t>Nature</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517</w:t>
        </w:r>
        <w:r w:rsidRPr="008C7090">
          <w:rPr>
            <w:rStyle w:val="csl-entry"/>
            <w:rFonts w:ascii="Arial" w:hAnsi="Arial" w:cs="Arial"/>
            <w:color w:val="000000"/>
            <w:sz w:val="22"/>
          </w:rPr>
          <w:t>: 205–208.</w:t>
        </w:r>
      </w:hyperlink>
    </w:p>
    <w:p w14:paraId="34AF5588"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49" w:history="1">
        <w:r w:rsidRPr="008C7090">
          <w:rPr>
            <w:rStyle w:val="csl-entry"/>
            <w:rFonts w:ascii="Arial" w:hAnsi="Arial" w:cs="Arial"/>
            <w:color w:val="000000"/>
            <w:sz w:val="22"/>
          </w:rPr>
          <w:t xml:space="preserve">Cao H-T, Gibson TE, Bashan A, Liu Y-Y. 2017. Inferring human microbial dynamics from temporal metagenomics data: Pitfalls and lessons. </w:t>
        </w:r>
        <w:r w:rsidRPr="008C7090">
          <w:rPr>
            <w:rStyle w:val="csl-entry"/>
            <w:rFonts w:ascii="Arial" w:hAnsi="Arial" w:cs="Arial"/>
            <w:i/>
            <w:iCs/>
            <w:color w:val="000000"/>
            <w:sz w:val="22"/>
          </w:rPr>
          <w:t>Bioessays</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39</w:t>
        </w:r>
        <w:r w:rsidRPr="008C7090">
          <w:rPr>
            <w:rStyle w:val="csl-entry"/>
            <w:rFonts w:ascii="Arial" w:hAnsi="Arial" w:cs="Arial"/>
            <w:color w:val="000000"/>
            <w:sz w:val="22"/>
          </w:rPr>
          <w:t>.</w:t>
        </w:r>
      </w:hyperlink>
    </w:p>
    <w:p w14:paraId="45711F9E"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50" w:history="1">
        <w:r w:rsidRPr="008C7090">
          <w:rPr>
            <w:rStyle w:val="csl-entry"/>
            <w:rFonts w:ascii="Arial" w:hAnsi="Arial" w:cs="Arial"/>
            <w:color w:val="000000"/>
            <w:sz w:val="22"/>
          </w:rPr>
          <w:t xml:space="preserve">Chen RTQ, Rubanova Y, Bettencourt J, Duvenaud DK. 2018a. Neural Ordinary Differential Equations. </w:t>
        </w:r>
        <w:r w:rsidRPr="008C7090">
          <w:rPr>
            <w:rStyle w:val="csl-entry"/>
            <w:rFonts w:ascii="Arial" w:hAnsi="Arial" w:cs="Arial"/>
            <w:i/>
            <w:iCs/>
            <w:color w:val="000000"/>
            <w:sz w:val="22"/>
          </w:rPr>
          <w:t>Advances in Neural Information Processing Systems</w:t>
        </w:r>
        <w:r w:rsidRPr="008C7090">
          <w:rPr>
            <w:rStyle w:val="csl-entry"/>
            <w:rFonts w:ascii="Arial" w:hAnsi="Arial" w:cs="Arial"/>
            <w:color w:val="000000"/>
            <w:sz w:val="22"/>
          </w:rPr>
          <w:t>.</w:t>
        </w:r>
      </w:hyperlink>
    </w:p>
    <w:p w14:paraId="1FD6C8BE"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51" w:history="1">
        <w:r w:rsidRPr="008C7090">
          <w:rPr>
            <w:rStyle w:val="csl-entry"/>
            <w:rFonts w:ascii="Arial" w:hAnsi="Arial" w:cs="Arial"/>
            <w:color w:val="000000"/>
            <w:sz w:val="22"/>
          </w:rPr>
          <w:t xml:space="preserve">Chen RTQ, Rubanova Y, Bettencourt J, Duvenaud D. 2018b. Neural Ordinary Differential Equations. </w:t>
        </w:r>
        <w:r w:rsidRPr="008C7090">
          <w:rPr>
            <w:rStyle w:val="csl-entry"/>
            <w:rFonts w:ascii="Arial" w:hAnsi="Arial" w:cs="Arial"/>
            <w:i/>
            <w:iCs/>
            <w:color w:val="000000"/>
            <w:sz w:val="22"/>
          </w:rPr>
          <w:t>arXiv</w:t>
        </w:r>
        <w:r w:rsidRPr="008C7090">
          <w:rPr>
            <w:rStyle w:val="csl-entry"/>
            <w:rFonts w:ascii="Arial" w:hAnsi="Arial" w:cs="Arial"/>
            <w:color w:val="000000"/>
            <w:sz w:val="22"/>
          </w:rPr>
          <w:t>.</w:t>
        </w:r>
      </w:hyperlink>
    </w:p>
    <w:p w14:paraId="0DDFDA6C"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52" w:history="1">
        <w:r w:rsidRPr="008C7090">
          <w:rPr>
            <w:rStyle w:val="csl-entry"/>
            <w:rFonts w:ascii="Arial" w:hAnsi="Arial" w:cs="Arial"/>
            <w:color w:val="000000"/>
            <w:sz w:val="22"/>
          </w:rPr>
          <w:t xml:space="preserve">Chen RTQ, Rubanova Y, Bettencourt J, Duvenaud D. 2018c. Neural Ordinary Differential Equations. </w:t>
        </w:r>
        <w:r w:rsidRPr="008C7090">
          <w:rPr>
            <w:rStyle w:val="csl-entry"/>
            <w:rFonts w:ascii="Arial" w:hAnsi="Arial" w:cs="Arial"/>
            <w:i/>
            <w:iCs/>
            <w:color w:val="000000"/>
            <w:sz w:val="22"/>
          </w:rPr>
          <w:t>arXiv</w:t>
        </w:r>
        <w:r w:rsidRPr="008C7090">
          <w:rPr>
            <w:rStyle w:val="csl-entry"/>
            <w:rFonts w:ascii="Arial" w:hAnsi="Arial" w:cs="Arial"/>
            <w:color w:val="000000"/>
            <w:sz w:val="22"/>
          </w:rPr>
          <w:t>.</w:t>
        </w:r>
      </w:hyperlink>
    </w:p>
    <w:p w14:paraId="5FCB19F4"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53" w:history="1">
        <w:r w:rsidRPr="008C7090">
          <w:rPr>
            <w:rStyle w:val="csl-entry"/>
            <w:rFonts w:ascii="Arial" w:hAnsi="Arial" w:cs="Arial"/>
            <w:color w:val="000000"/>
            <w:sz w:val="22"/>
          </w:rPr>
          <w:t xml:space="preserve">Freifeld AG, Bow EJ, Sepkowitz KA, Boeckh MJ, Ito JI, Mullen CA, Raad II, Rolston KV, Young J-AH, Wingard JR, et al. 2011. Clinical practice guideline for the use of antimicrobial agents in neutropenic patients with cancer: 2010 update by the Infectious Diseases Society of America. </w:t>
        </w:r>
        <w:r w:rsidRPr="008C7090">
          <w:rPr>
            <w:rStyle w:val="csl-entry"/>
            <w:rFonts w:ascii="Arial" w:hAnsi="Arial" w:cs="Arial"/>
            <w:i/>
            <w:iCs/>
            <w:color w:val="000000"/>
            <w:sz w:val="22"/>
          </w:rPr>
          <w:t>Clin Infect Dis</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52</w:t>
        </w:r>
        <w:r w:rsidRPr="008C7090">
          <w:rPr>
            <w:rStyle w:val="csl-entry"/>
            <w:rFonts w:ascii="Arial" w:hAnsi="Arial" w:cs="Arial"/>
            <w:color w:val="000000"/>
            <w:sz w:val="22"/>
          </w:rPr>
          <w:t>: e56-93.</w:t>
        </w:r>
      </w:hyperlink>
    </w:p>
    <w:p w14:paraId="0DAF92BD"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54" w:history="1">
        <w:r w:rsidRPr="008C7090">
          <w:rPr>
            <w:rStyle w:val="csl-entry"/>
            <w:rFonts w:ascii="Arial" w:hAnsi="Arial" w:cs="Arial"/>
            <w:color w:val="000000"/>
            <w:sz w:val="22"/>
          </w:rPr>
          <w:t xml:space="preserve">Kidger P, Morrill J, Foster J, Lyons T. 2020. Neural Controlled Differential Equations for Irregular Time Series. </w:t>
        </w:r>
        <w:r w:rsidRPr="008C7090">
          <w:rPr>
            <w:rStyle w:val="csl-entry"/>
            <w:rFonts w:ascii="Arial" w:hAnsi="Arial" w:cs="Arial"/>
            <w:i/>
            <w:iCs/>
            <w:color w:val="000000"/>
            <w:sz w:val="22"/>
          </w:rPr>
          <w:t>arXiv</w:t>
        </w:r>
        <w:r w:rsidRPr="008C7090">
          <w:rPr>
            <w:rStyle w:val="csl-entry"/>
            <w:rFonts w:ascii="Arial" w:hAnsi="Arial" w:cs="Arial"/>
            <w:color w:val="000000"/>
            <w:sz w:val="22"/>
          </w:rPr>
          <w:t>.</w:t>
        </w:r>
      </w:hyperlink>
    </w:p>
    <w:p w14:paraId="239D221F"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55" w:history="1">
        <w:r w:rsidRPr="008C7090">
          <w:rPr>
            <w:rStyle w:val="csl-entry"/>
            <w:rFonts w:ascii="Arial" w:hAnsi="Arial" w:cs="Arial"/>
            <w:color w:val="000000"/>
            <w:sz w:val="22"/>
          </w:rPr>
          <w:t xml:space="preserve">Liao C, Rolling T, Djukovic A, Fei T, Mishra V, Liu H, Lindberg C, Dai L, Zhai B, Peled JU, et al. 2024. Oral bacteria relative abundance in faeces increases due to gut microbiota depletion and is linked with patient outcomes. </w:t>
        </w:r>
        <w:r w:rsidRPr="008C7090">
          <w:rPr>
            <w:rStyle w:val="csl-entry"/>
            <w:rFonts w:ascii="Arial" w:hAnsi="Arial" w:cs="Arial"/>
            <w:i/>
            <w:iCs/>
            <w:color w:val="000000"/>
            <w:sz w:val="22"/>
          </w:rPr>
          <w:t>Nat Microbiol</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9</w:t>
        </w:r>
        <w:r w:rsidRPr="008C7090">
          <w:rPr>
            <w:rStyle w:val="csl-entry"/>
            <w:rFonts w:ascii="Arial" w:hAnsi="Arial" w:cs="Arial"/>
            <w:color w:val="000000"/>
            <w:sz w:val="22"/>
          </w:rPr>
          <w:t>: 1555–1565.</w:t>
        </w:r>
      </w:hyperlink>
    </w:p>
    <w:p w14:paraId="5E32C159"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56" w:history="1">
        <w:r w:rsidRPr="008C7090">
          <w:rPr>
            <w:rStyle w:val="csl-entry"/>
            <w:rFonts w:ascii="Arial" w:hAnsi="Arial" w:cs="Arial"/>
            <w:color w:val="000000"/>
            <w:sz w:val="22"/>
          </w:rPr>
          <w:t xml:space="preserve">Liao C, Taylor BP, Ceccarani C, Fontana E, Amoretti LA, Wright RJ, Gomes ALC, Peled JU, Taur Y, Perales M-A, et al. 2021. Compilation of longitudinal microbiota data and hospitalome from hematopoietic cell transplantation patients. </w:t>
        </w:r>
        <w:r w:rsidRPr="008C7090">
          <w:rPr>
            <w:rStyle w:val="csl-entry"/>
            <w:rFonts w:ascii="Arial" w:hAnsi="Arial" w:cs="Arial"/>
            <w:i/>
            <w:iCs/>
            <w:color w:val="000000"/>
            <w:sz w:val="22"/>
          </w:rPr>
          <w:t>Sci Data</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8</w:t>
        </w:r>
        <w:r w:rsidRPr="008C7090">
          <w:rPr>
            <w:rStyle w:val="csl-entry"/>
            <w:rFonts w:ascii="Arial" w:hAnsi="Arial" w:cs="Arial"/>
            <w:color w:val="000000"/>
            <w:sz w:val="22"/>
          </w:rPr>
          <w:t>: 71.</w:t>
        </w:r>
      </w:hyperlink>
    </w:p>
    <w:p w14:paraId="5C30551D"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57" w:history="1">
        <w:r w:rsidRPr="008C7090">
          <w:rPr>
            <w:rStyle w:val="csl-entry"/>
            <w:rFonts w:ascii="Arial" w:hAnsi="Arial" w:cs="Arial"/>
            <w:color w:val="000000"/>
            <w:sz w:val="22"/>
          </w:rPr>
          <w:t xml:space="preserve">Liu H, Liao C, Wu L, Tang J, Chen J, Lei C, Zheng L, Zhang C, Liu Y-Y, Xavier J, et al. 2022. Ecological dynamics of the gut microbiome in response to dietary fiber. </w:t>
        </w:r>
        <w:r w:rsidRPr="008C7090">
          <w:rPr>
            <w:rStyle w:val="csl-entry"/>
            <w:rFonts w:ascii="Arial" w:hAnsi="Arial" w:cs="Arial"/>
            <w:i/>
            <w:iCs/>
            <w:color w:val="000000"/>
            <w:sz w:val="22"/>
          </w:rPr>
          <w:t>ISME J</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16</w:t>
        </w:r>
        <w:r w:rsidRPr="008C7090">
          <w:rPr>
            <w:rStyle w:val="csl-entry"/>
            <w:rFonts w:ascii="Arial" w:hAnsi="Arial" w:cs="Arial"/>
            <w:color w:val="000000"/>
            <w:sz w:val="22"/>
          </w:rPr>
          <w:t>: 2040–2055.</w:t>
        </w:r>
      </w:hyperlink>
    </w:p>
    <w:p w14:paraId="453E14F3"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58" w:history="1">
        <w:r w:rsidRPr="008C7090">
          <w:rPr>
            <w:rStyle w:val="csl-entry"/>
            <w:rFonts w:ascii="Arial" w:hAnsi="Arial" w:cs="Arial"/>
            <w:color w:val="000000"/>
            <w:sz w:val="22"/>
          </w:rPr>
          <w:t xml:space="preserve">Momeni B, Xie L, Shou W. 2017. Lotka-Volterra pairwise modeling fails to capture diverse pairwise microbial interactions. </w:t>
        </w:r>
        <w:r w:rsidRPr="008C7090">
          <w:rPr>
            <w:rStyle w:val="csl-entry"/>
            <w:rFonts w:ascii="Arial" w:hAnsi="Arial" w:cs="Arial"/>
            <w:i/>
            <w:iCs/>
            <w:color w:val="000000"/>
            <w:sz w:val="22"/>
          </w:rPr>
          <w:t>eLife</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6</w:t>
        </w:r>
        <w:r w:rsidRPr="008C7090">
          <w:rPr>
            <w:rStyle w:val="csl-entry"/>
            <w:rFonts w:ascii="Arial" w:hAnsi="Arial" w:cs="Arial"/>
            <w:color w:val="000000"/>
            <w:sz w:val="22"/>
          </w:rPr>
          <w:t>.</w:t>
        </w:r>
      </w:hyperlink>
    </w:p>
    <w:p w14:paraId="79B678D4"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59" w:history="1">
        <w:r w:rsidRPr="008C7090">
          <w:rPr>
            <w:rStyle w:val="csl-entry"/>
            <w:rFonts w:ascii="Arial" w:hAnsi="Arial" w:cs="Arial"/>
            <w:color w:val="000000"/>
            <w:sz w:val="22"/>
          </w:rPr>
          <w:t xml:space="preserve">Peled JU, Gomes ALC, Devlin SM, Littmann ER, Taur Y, Sung AD, Weber D, Hashimoto D, Slingerland AE, Slingerland JB, et al. 2020. Microbiota as Predictor of Mortality in Allogeneic Hematopoietic-Cell Transplantation. </w:t>
        </w:r>
        <w:r w:rsidRPr="008C7090">
          <w:rPr>
            <w:rStyle w:val="csl-entry"/>
            <w:rFonts w:ascii="Arial" w:hAnsi="Arial" w:cs="Arial"/>
            <w:i/>
            <w:iCs/>
            <w:color w:val="000000"/>
            <w:sz w:val="22"/>
          </w:rPr>
          <w:t>N Engl J Med</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382</w:t>
        </w:r>
        <w:r w:rsidRPr="008C7090">
          <w:rPr>
            <w:rStyle w:val="csl-entry"/>
            <w:rFonts w:ascii="Arial" w:hAnsi="Arial" w:cs="Arial"/>
            <w:color w:val="000000"/>
            <w:sz w:val="22"/>
          </w:rPr>
          <w:t>: 822–834.</w:t>
        </w:r>
      </w:hyperlink>
    </w:p>
    <w:p w14:paraId="684652F3"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60" w:history="1">
        <w:r w:rsidRPr="008C7090">
          <w:rPr>
            <w:rStyle w:val="csl-entry"/>
            <w:rFonts w:ascii="Arial" w:hAnsi="Arial" w:cs="Arial"/>
            <w:color w:val="000000"/>
            <w:sz w:val="22"/>
          </w:rPr>
          <w:t xml:space="preserve">Qian Y, Lan F, Venturelli OS. 2021. Towards a deeper understanding of microbial communities: integrating experimental data with dynamic models. </w:t>
        </w:r>
        <w:r w:rsidRPr="008C7090">
          <w:rPr>
            <w:rStyle w:val="csl-entry"/>
            <w:rFonts w:ascii="Arial" w:hAnsi="Arial" w:cs="Arial"/>
            <w:i/>
            <w:iCs/>
            <w:color w:val="000000"/>
            <w:sz w:val="22"/>
          </w:rPr>
          <w:t>Curr Opin Microbiol</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62</w:t>
        </w:r>
        <w:r w:rsidRPr="008C7090">
          <w:rPr>
            <w:rStyle w:val="csl-entry"/>
            <w:rFonts w:ascii="Arial" w:hAnsi="Arial" w:cs="Arial"/>
            <w:color w:val="000000"/>
            <w:sz w:val="22"/>
          </w:rPr>
          <w:t>: 84–92.</w:t>
        </w:r>
      </w:hyperlink>
    </w:p>
    <w:p w14:paraId="6CE930BB"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61" w:history="1">
        <w:r w:rsidRPr="008C7090">
          <w:rPr>
            <w:rStyle w:val="csl-entry"/>
            <w:rFonts w:ascii="Arial" w:hAnsi="Arial" w:cs="Arial"/>
            <w:color w:val="000000"/>
            <w:sz w:val="22"/>
          </w:rPr>
          <w:t xml:space="preserve">Rubanova Y, Chen RTQ, Duvenaud D. 2019. Latent ODEs for Irregularly-Sampled Time Series. </w:t>
        </w:r>
        <w:r w:rsidRPr="008C7090">
          <w:rPr>
            <w:rStyle w:val="csl-entry"/>
            <w:rFonts w:ascii="Arial" w:hAnsi="Arial" w:cs="Arial"/>
            <w:i/>
            <w:iCs/>
            <w:color w:val="000000"/>
            <w:sz w:val="22"/>
          </w:rPr>
          <w:t>arXiv</w:t>
        </w:r>
        <w:r w:rsidRPr="008C7090">
          <w:rPr>
            <w:rStyle w:val="csl-entry"/>
            <w:rFonts w:ascii="Arial" w:hAnsi="Arial" w:cs="Arial"/>
            <w:color w:val="000000"/>
            <w:sz w:val="22"/>
          </w:rPr>
          <w:t>.</w:t>
        </w:r>
      </w:hyperlink>
    </w:p>
    <w:p w14:paraId="48FF6AD2"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62" w:history="1">
        <w:r w:rsidRPr="008C7090">
          <w:rPr>
            <w:rStyle w:val="csl-entry"/>
            <w:rFonts w:ascii="Arial" w:hAnsi="Arial" w:cs="Arial"/>
            <w:color w:val="000000"/>
            <w:sz w:val="22"/>
          </w:rPr>
          <w:t xml:space="preserve">Schluter J, Djukovic A, Taylor BP, Yan J, Duan C, Hussey GA, Liao C, Sharma S, Fontana E, Amoretti LA, et al. 2023. The TaxUMAP atlas: Efficient display of large clinical microbiome data reveals ecological competition in protection against bacteremia. </w:t>
        </w:r>
        <w:r w:rsidRPr="008C7090">
          <w:rPr>
            <w:rStyle w:val="csl-entry"/>
            <w:rFonts w:ascii="Arial" w:hAnsi="Arial" w:cs="Arial"/>
            <w:i/>
            <w:iCs/>
            <w:color w:val="000000"/>
            <w:sz w:val="22"/>
          </w:rPr>
          <w:t>Cell Host Microbe</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31</w:t>
        </w:r>
        <w:r w:rsidRPr="008C7090">
          <w:rPr>
            <w:rStyle w:val="csl-entry"/>
            <w:rFonts w:ascii="Arial" w:hAnsi="Arial" w:cs="Arial"/>
            <w:color w:val="000000"/>
            <w:sz w:val="22"/>
          </w:rPr>
          <w:t>: 1126-1139.e6.</w:t>
        </w:r>
      </w:hyperlink>
    </w:p>
    <w:p w14:paraId="09B1E1EB"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63" w:history="1">
        <w:r w:rsidRPr="008C7090">
          <w:rPr>
            <w:rStyle w:val="csl-entry"/>
            <w:rFonts w:ascii="Arial" w:hAnsi="Arial" w:cs="Arial"/>
            <w:color w:val="000000"/>
            <w:sz w:val="22"/>
          </w:rPr>
          <w:t xml:space="preserve">Shono Y, van den Brink MRM. 2018. Gut microbiota injury in allogeneic haematopoietic stem cell transplantation. </w:t>
        </w:r>
        <w:r w:rsidRPr="008C7090">
          <w:rPr>
            <w:rStyle w:val="csl-entry"/>
            <w:rFonts w:ascii="Arial" w:hAnsi="Arial" w:cs="Arial"/>
            <w:i/>
            <w:iCs/>
            <w:color w:val="000000"/>
            <w:sz w:val="22"/>
          </w:rPr>
          <w:t>Nat Rev Cancer</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18</w:t>
        </w:r>
        <w:r w:rsidRPr="008C7090">
          <w:rPr>
            <w:rStyle w:val="csl-entry"/>
            <w:rFonts w:ascii="Arial" w:hAnsi="Arial" w:cs="Arial"/>
            <w:color w:val="000000"/>
            <w:sz w:val="22"/>
          </w:rPr>
          <w:t>: 283–295.</w:t>
        </w:r>
      </w:hyperlink>
    </w:p>
    <w:p w14:paraId="0834AFDE"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64" w:history="1">
        <w:r w:rsidRPr="008C7090">
          <w:rPr>
            <w:rStyle w:val="csl-entry"/>
            <w:rFonts w:ascii="Arial" w:hAnsi="Arial" w:cs="Arial"/>
            <w:color w:val="000000"/>
            <w:sz w:val="22"/>
          </w:rPr>
          <w:t xml:space="preserve">Stein RR, Bucci V, Toussaint NC, Buffie CG, Rätsch G, Pamer EG, Sander C, Xavier JB. 2013. Ecological modeling from time-series inference: insight into dynamics and stability of intestinal microbiota. </w:t>
        </w:r>
        <w:r w:rsidRPr="008C7090">
          <w:rPr>
            <w:rStyle w:val="csl-entry"/>
            <w:rFonts w:ascii="Arial" w:hAnsi="Arial" w:cs="Arial"/>
            <w:i/>
            <w:iCs/>
            <w:color w:val="000000"/>
            <w:sz w:val="22"/>
          </w:rPr>
          <w:t>PLoS Comput Biol</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9</w:t>
        </w:r>
        <w:r w:rsidRPr="008C7090">
          <w:rPr>
            <w:rStyle w:val="csl-entry"/>
            <w:rFonts w:ascii="Arial" w:hAnsi="Arial" w:cs="Arial"/>
            <w:color w:val="000000"/>
            <w:sz w:val="22"/>
          </w:rPr>
          <w:t>: e1003388.</w:t>
        </w:r>
      </w:hyperlink>
    </w:p>
    <w:p w14:paraId="684B93AA"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65" w:history="1">
        <w:r w:rsidRPr="008C7090">
          <w:rPr>
            <w:rStyle w:val="csl-entry"/>
            <w:rFonts w:ascii="Arial" w:hAnsi="Arial" w:cs="Arial"/>
            <w:color w:val="000000"/>
            <w:sz w:val="22"/>
          </w:rPr>
          <w:t xml:space="preserve">Taur Y, Jenq RR, Perales M-A, Littmann ER, Morjaria S, Ling L, No D, Gobourne A, Viale A, Dahi PB, et al. 2014. The effects of intestinal tract bacterial diversity on mortality following allogeneic hematopoietic stem cell transplantation. </w:t>
        </w:r>
        <w:r w:rsidRPr="008C7090">
          <w:rPr>
            <w:rStyle w:val="csl-entry"/>
            <w:rFonts w:ascii="Arial" w:hAnsi="Arial" w:cs="Arial"/>
            <w:i/>
            <w:iCs/>
            <w:color w:val="000000"/>
            <w:sz w:val="22"/>
          </w:rPr>
          <w:t>Blood</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124</w:t>
        </w:r>
        <w:r w:rsidRPr="008C7090">
          <w:rPr>
            <w:rStyle w:val="csl-entry"/>
            <w:rFonts w:ascii="Arial" w:hAnsi="Arial" w:cs="Arial"/>
            <w:color w:val="000000"/>
            <w:sz w:val="22"/>
          </w:rPr>
          <w:t>: 1174–1182.</w:t>
        </w:r>
      </w:hyperlink>
    </w:p>
    <w:p w14:paraId="366CCD8E"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66" w:history="1">
        <w:r w:rsidRPr="008C7090">
          <w:rPr>
            <w:rStyle w:val="csl-entry"/>
            <w:rFonts w:ascii="Arial" w:hAnsi="Arial" w:cs="Arial"/>
            <w:color w:val="000000"/>
            <w:sz w:val="22"/>
          </w:rPr>
          <w:t xml:space="preserve">Taur Y, Jenq RR, Ubeda C, van den Brink M, Pamer EG. 2015. Role of intestinal microbiota in transplantation outcomes. </w:t>
        </w:r>
        <w:r w:rsidRPr="008C7090">
          <w:rPr>
            <w:rStyle w:val="csl-entry"/>
            <w:rFonts w:ascii="Arial" w:hAnsi="Arial" w:cs="Arial"/>
            <w:i/>
            <w:iCs/>
            <w:color w:val="000000"/>
            <w:sz w:val="22"/>
          </w:rPr>
          <w:t>Best Pract Res Clin Haematol</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28</w:t>
        </w:r>
        <w:r w:rsidRPr="008C7090">
          <w:rPr>
            <w:rStyle w:val="csl-entry"/>
            <w:rFonts w:ascii="Arial" w:hAnsi="Arial" w:cs="Arial"/>
            <w:color w:val="000000"/>
            <w:sz w:val="22"/>
          </w:rPr>
          <w:t>: 155–161.</w:t>
        </w:r>
      </w:hyperlink>
    </w:p>
    <w:p w14:paraId="0716908A"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67" w:history="1">
        <w:r w:rsidRPr="008C7090">
          <w:rPr>
            <w:rStyle w:val="csl-entry"/>
            <w:rFonts w:ascii="Arial" w:hAnsi="Arial" w:cs="Arial"/>
            <w:color w:val="000000"/>
            <w:sz w:val="22"/>
          </w:rPr>
          <w:t xml:space="preserve">Taur Y, Xavier JB, Lipuma L, Ubeda C, Goldberg J, Gobourne A, Lee YJ, Dubin KA, Socci ND, Viale A, et al. 2012. Intestinal domination and the risk of bacteremia in patients undergoing allogeneic hematopoietic stem cell transplantation. </w:t>
        </w:r>
        <w:r w:rsidRPr="008C7090">
          <w:rPr>
            <w:rStyle w:val="csl-entry"/>
            <w:rFonts w:ascii="Arial" w:hAnsi="Arial" w:cs="Arial"/>
            <w:i/>
            <w:iCs/>
            <w:color w:val="000000"/>
            <w:sz w:val="22"/>
          </w:rPr>
          <w:t>Clin Infect Dis</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55</w:t>
        </w:r>
        <w:r w:rsidRPr="008C7090">
          <w:rPr>
            <w:rStyle w:val="csl-entry"/>
            <w:rFonts w:ascii="Arial" w:hAnsi="Arial" w:cs="Arial"/>
            <w:color w:val="000000"/>
            <w:sz w:val="22"/>
          </w:rPr>
          <w:t>: 905–914.</w:t>
        </w:r>
      </w:hyperlink>
    </w:p>
    <w:p w14:paraId="07B3AA58"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68" w:history="1">
        <w:r w:rsidRPr="008C7090">
          <w:rPr>
            <w:rStyle w:val="csl-entry"/>
            <w:rFonts w:ascii="Arial" w:hAnsi="Arial" w:cs="Arial"/>
            <w:color w:val="000000"/>
            <w:sz w:val="22"/>
          </w:rPr>
          <w:t xml:space="preserve">Tomblyn M, Chiller T, Einsele H, Gress R, Sepkowitz K, Storek J, Wingard JR, Young J-AH, Boeckh MJ, Center for International Blood and Marrow Research, et al. 2009. Guidelines for preventing infectious complications among hematopoietic cell transplantation recipients: a global perspective. </w:t>
        </w:r>
        <w:r w:rsidRPr="008C7090">
          <w:rPr>
            <w:rStyle w:val="csl-entry"/>
            <w:rFonts w:ascii="Arial" w:hAnsi="Arial" w:cs="Arial"/>
            <w:i/>
            <w:iCs/>
            <w:color w:val="000000"/>
            <w:sz w:val="22"/>
          </w:rPr>
          <w:t>Biol Blood Marrow Transplant</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15</w:t>
        </w:r>
        <w:r w:rsidRPr="008C7090">
          <w:rPr>
            <w:rStyle w:val="csl-entry"/>
            <w:rFonts w:ascii="Arial" w:hAnsi="Arial" w:cs="Arial"/>
            <w:color w:val="000000"/>
            <w:sz w:val="22"/>
          </w:rPr>
          <w:t>: 1143–1238.</w:t>
        </w:r>
      </w:hyperlink>
    </w:p>
    <w:p w14:paraId="129AABE4"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69" w:history="1">
        <w:r w:rsidRPr="008C7090">
          <w:rPr>
            <w:rStyle w:val="csl-entry"/>
            <w:rFonts w:ascii="Arial" w:hAnsi="Arial" w:cs="Arial"/>
            <w:color w:val="000000"/>
            <w:sz w:val="22"/>
          </w:rPr>
          <w:t xml:space="preserve">Ubeda C, Taur Y, Jenq RR, Equinda MJ, Son T, Samstein M, Viale A, Socci ND, van den Brink MRM, Kamboj M, et al. 2010. Vancomycin-resistant Enterococcus domination of intestinal microbiota is enabled by antibiotic treatment in mice and precedes bloodstream invasion in humans. </w:t>
        </w:r>
        <w:r w:rsidRPr="008C7090">
          <w:rPr>
            <w:rStyle w:val="csl-entry"/>
            <w:rFonts w:ascii="Arial" w:hAnsi="Arial" w:cs="Arial"/>
            <w:i/>
            <w:iCs/>
            <w:color w:val="000000"/>
            <w:sz w:val="22"/>
          </w:rPr>
          <w:t>J Clin Invest</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120</w:t>
        </w:r>
        <w:r w:rsidRPr="008C7090">
          <w:rPr>
            <w:rStyle w:val="csl-entry"/>
            <w:rFonts w:ascii="Arial" w:hAnsi="Arial" w:cs="Arial"/>
            <w:color w:val="000000"/>
            <w:sz w:val="22"/>
          </w:rPr>
          <w:t>: 4332–4341.</w:t>
        </w:r>
      </w:hyperlink>
    </w:p>
    <w:p w14:paraId="52C10CF7"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70" w:history="1">
        <w:r w:rsidRPr="008C7090">
          <w:rPr>
            <w:rStyle w:val="csl-entry"/>
            <w:rFonts w:ascii="Arial" w:hAnsi="Arial" w:cs="Arial"/>
            <w:color w:val="000000"/>
            <w:sz w:val="22"/>
          </w:rPr>
          <w:t xml:space="preserve">Venturelli OS, Carr AC, Fisher G, Hsu RH, Lau R, Bowen BP, Hromada S, Northen T, Arkin AP. 2018. Deciphering microbial interactions in synthetic human gut microbiome communities. </w:t>
        </w:r>
        <w:r w:rsidRPr="008C7090">
          <w:rPr>
            <w:rStyle w:val="csl-entry"/>
            <w:rFonts w:ascii="Arial" w:hAnsi="Arial" w:cs="Arial"/>
            <w:i/>
            <w:iCs/>
            <w:color w:val="000000"/>
            <w:sz w:val="22"/>
          </w:rPr>
          <w:t>Mol Syst Biol</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14</w:t>
        </w:r>
        <w:r w:rsidRPr="008C7090">
          <w:rPr>
            <w:rStyle w:val="csl-entry"/>
            <w:rFonts w:ascii="Arial" w:hAnsi="Arial" w:cs="Arial"/>
            <w:color w:val="000000"/>
            <w:sz w:val="22"/>
          </w:rPr>
          <w:t>: e8157.</w:t>
        </w:r>
      </w:hyperlink>
    </w:p>
    <w:p w14:paraId="531B2FFA" w14:textId="77777777" w:rsidR="008C7090" w:rsidRPr="008C7090" w:rsidRDefault="008C7090" w:rsidP="008C7090">
      <w:pPr>
        <w:pStyle w:val="NormalWeb"/>
        <w:spacing w:afterLines="100" w:after="240" w:line="220" w:lineRule="auto"/>
        <w:ind w:left="220" w:hanging="220"/>
        <w:rPr>
          <w:rFonts w:ascii="Arial" w:hAnsi="Arial" w:cs="Arial"/>
          <w:color w:val="000000"/>
          <w:sz w:val="22"/>
        </w:rPr>
      </w:pPr>
      <w:hyperlink r:id="rId71" w:history="1">
        <w:r w:rsidRPr="008C7090">
          <w:rPr>
            <w:rStyle w:val="csl-entry"/>
            <w:rFonts w:ascii="Arial" w:hAnsi="Arial" w:cs="Arial"/>
            <w:color w:val="000000"/>
            <w:sz w:val="22"/>
          </w:rPr>
          <w:t xml:space="preserve">Widder S, Allen RJ, Pfeiffer T, Curtis TP, Wiuf C, Sloan WT, Cordero OX, Brown SP, Momeni B, Shou W, et al. 2016. Challenges in microbial ecology: building predictive understanding of community function and dynamics. </w:t>
        </w:r>
        <w:r w:rsidRPr="008C7090">
          <w:rPr>
            <w:rStyle w:val="csl-entry"/>
            <w:rFonts w:ascii="Arial" w:hAnsi="Arial" w:cs="Arial"/>
            <w:i/>
            <w:iCs/>
            <w:color w:val="000000"/>
            <w:sz w:val="22"/>
          </w:rPr>
          <w:t>ISME J</w:t>
        </w:r>
        <w:r w:rsidRPr="008C7090">
          <w:rPr>
            <w:rStyle w:val="csl-entry"/>
            <w:rFonts w:ascii="Arial" w:hAnsi="Arial" w:cs="Arial"/>
            <w:color w:val="000000"/>
            <w:sz w:val="22"/>
          </w:rPr>
          <w:t xml:space="preserve"> </w:t>
        </w:r>
        <w:r w:rsidRPr="008C7090">
          <w:rPr>
            <w:rStyle w:val="csl-entry"/>
            <w:rFonts w:ascii="Arial" w:hAnsi="Arial" w:cs="Arial"/>
            <w:b/>
            <w:bCs/>
            <w:color w:val="000000"/>
            <w:sz w:val="22"/>
          </w:rPr>
          <w:t>10</w:t>
        </w:r>
        <w:r w:rsidRPr="008C7090">
          <w:rPr>
            <w:rStyle w:val="csl-entry"/>
            <w:rFonts w:ascii="Arial" w:hAnsi="Arial" w:cs="Arial"/>
            <w:color w:val="000000"/>
            <w:sz w:val="22"/>
          </w:rPr>
          <w:t>: 2557–2568.</w:t>
        </w:r>
      </w:hyperlink>
    </w:p>
    <w:p w14:paraId="1D9E5776" w14:textId="550C7843" w:rsidR="008C7090" w:rsidRPr="00D75A87" w:rsidRDefault="008C7090" w:rsidP="008C7090">
      <w:pPr>
        <w:spacing w:afterLines="100" w:after="240" w:line="220" w:lineRule="auto"/>
        <w:ind w:left="220" w:hanging="220"/>
        <w:rPr>
          <w:color w:val="000000" w:themeColor="text1"/>
          <w:lang w:val="en-US"/>
        </w:rPr>
      </w:pPr>
      <w:hyperlink r:id="rId72" w:history="1">
        <w:r w:rsidRPr="008C7090">
          <w:rPr>
            <w:rStyle w:val="csl-entry"/>
            <w:color w:val="000000"/>
          </w:rPr>
          <w:t xml:space="preserve">Xavier JB. 2025. Ecological management of the microbiota in patients with cancer. </w:t>
        </w:r>
        <w:r w:rsidRPr="008C7090">
          <w:rPr>
            <w:rStyle w:val="csl-entry"/>
            <w:i/>
            <w:iCs/>
            <w:color w:val="000000"/>
          </w:rPr>
          <w:t>Nat Rev Clin Oncol</w:t>
        </w:r>
        <w:r w:rsidRPr="008C7090">
          <w:rPr>
            <w:rStyle w:val="csl-entry"/>
            <w:color w:val="000000"/>
          </w:rPr>
          <w:t xml:space="preserve"> </w:t>
        </w:r>
        <w:r w:rsidRPr="008C7090">
          <w:rPr>
            <w:rStyle w:val="csl-entry"/>
            <w:b/>
            <w:bCs/>
            <w:color w:val="000000"/>
          </w:rPr>
          <w:t>22</w:t>
        </w:r>
        <w:r w:rsidRPr="008C7090">
          <w:rPr>
            <w:rStyle w:val="csl-entry"/>
            <w:color w:val="000000"/>
          </w:rPr>
          <w:t>: 627–639.</w:t>
        </w:r>
      </w:hyperlink>
      <w:r w:rsidRPr="008C7090">
        <w:rPr>
          <w:color w:val="000000"/>
        </w:rPr>
        <w:t xml:space="preserve"> </w:t>
      </w:r>
    </w:p>
    <w:sectPr w:rsidR="008C7090" w:rsidRPr="00D75A87">
      <w:headerReference w:type="default" r:id="rId7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tamper, Isaac" w:date="2026-04-27T17:33:00Z" w:initials="SI">
    <w:p w14:paraId="68DEEA3A" w14:textId="77777777" w:rsidR="00A54C5D" w:rsidRDefault="00A54C5D" w:rsidP="00A54C5D">
      <w:r>
        <w:rPr>
          <w:rStyle w:val="CommentReference"/>
        </w:rPr>
        <w:annotationRef/>
      </w:r>
      <w:r>
        <w:rPr>
          <w:sz w:val="20"/>
          <w:szCs w:val="20"/>
        </w:rPr>
        <w:t>Might need to change depending on results</w:t>
      </w:r>
    </w:p>
  </w:comment>
  <w:comment w:id="5" w:author="Stamper, Isaac" w:date="2026-04-27T17:57:00Z" w:initials="SI">
    <w:p w14:paraId="10BBE468" w14:textId="77777777" w:rsidR="004F5EE0" w:rsidRDefault="004F5EE0" w:rsidP="004F5EE0">
      <w:r>
        <w:rPr>
          <w:rStyle w:val="CommentReference"/>
        </w:rPr>
        <w:annotationRef/>
      </w:r>
      <w:r>
        <w:rPr>
          <w:sz w:val="20"/>
          <w:szCs w:val="20"/>
        </w:rPr>
        <w:t>the details of this part have changed a bit</w:t>
      </w:r>
    </w:p>
  </w:comment>
  <w:comment w:id="6" w:author="Stamper, Isaac" w:date="2026-04-27T17:57:00Z" w:initials="SI">
    <w:p w14:paraId="3C9871C1" w14:textId="77777777" w:rsidR="004F5EE0" w:rsidRDefault="004F5EE0" w:rsidP="004F5EE0">
      <w:r>
        <w:rPr>
          <w:rStyle w:val="CommentReference"/>
        </w:rPr>
        <w:annotationRef/>
      </w:r>
      <w:r>
        <w:rPr>
          <w:sz w:val="20"/>
          <w:szCs w:val="20"/>
        </w:rPr>
        <w:t>evals are now on relative abundances, and the node is trained on relative abundances while the glv is trained on absolute abundances.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DEEA3A" w15:done="0"/>
  <w15:commentEx w15:paraId="10BBE468" w15:done="0"/>
  <w15:commentEx w15:paraId="3C9871C1" w15:paraIdParent="10BBE4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E31F71" w16cex:dateUtc="2026-04-27T21:33:00Z"/>
  <w16cex:commentExtensible w16cex:durableId="77013103" w16cex:dateUtc="2026-04-27T21:57:00Z"/>
  <w16cex:commentExtensible w16cex:durableId="7281F84B" w16cex:dateUtc="2026-04-27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DEEA3A" w16cid:durableId="18E31F71"/>
  <w16cid:commentId w16cid:paraId="10BBE468" w16cid:durableId="77013103"/>
  <w16cid:commentId w16cid:paraId="3C9871C1" w16cid:durableId="7281F8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CDC94" w14:textId="77777777" w:rsidR="002D6D5B" w:rsidRDefault="002D6D5B">
      <w:pPr>
        <w:spacing w:line="240" w:lineRule="auto"/>
      </w:pPr>
      <w:r>
        <w:separator/>
      </w:r>
    </w:p>
  </w:endnote>
  <w:endnote w:type="continuationSeparator" w:id="0">
    <w:p w14:paraId="6AD64CC5" w14:textId="77777777" w:rsidR="002D6D5B" w:rsidRDefault="002D6D5B">
      <w:pPr>
        <w:spacing w:line="240" w:lineRule="auto"/>
      </w:pPr>
      <w:r>
        <w:continuationSeparator/>
      </w:r>
    </w:p>
  </w:endnote>
  <w:endnote w:type="continuationNotice" w:id="1">
    <w:p w14:paraId="14C11F70" w14:textId="77777777" w:rsidR="002D6D5B" w:rsidRDefault="002D6D5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15C31" w14:textId="77777777" w:rsidR="002D6D5B" w:rsidRDefault="002D6D5B">
      <w:pPr>
        <w:spacing w:line="240" w:lineRule="auto"/>
      </w:pPr>
      <w:r>
        <w:separator/>
      </w:r>
    </w:p>
  </w:footnote>
  <w:footnote w:type="continuationSeparator" w:id="0">
    <w:p w14:paraId="31B05B84" w14:textId="77777777" w:rsidR="002D6D5B" w:rsidRDefault="002D6D5B">
      <w:pPr>
        <w:spacing w:line="240" w:lineRule="auto"/>
      </w:pPr>
      <w:r>
        <w:continuationSeparator/>
      </w:r>
    </w:p>
  </w:footnote>
  <w:footnote w:type="continuationNotice" w:id="1">
    <w:p w14:paraId="6730C8D5" w14:textId="77777777" w:rsidR="002D6D5B" w:rsidRDefault="002D6D5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8C00" w14:textId="77777777" w:rsidR="00144B42" w:rsidRDefault="00144B42"/>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13E"/>
    <w:multiLevelType w:val="hybridMultilevel"/>
    <w:tmpl w:val="E4EA8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F1ACE"/>
    <w:multiLevelType w:val="multilevel"/>
    <w:tmpl w:val="2A7A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1621D"/>
    <w:multiLevelType w:val="multilevel"/>
    <w:tmpl w:val="90A4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A0F65"/>
    <w:multiLevelType w:val="multilevel"/>
    <w:tmpl w:val="8326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A28F3"/>
    <w:multiLevelType w:val="multilevel"/>
    <w:tmpl w:val="3BEA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54D02"/>
    <w:multiLevelType w:val="multilevel"/>
    <w:tmpl w:val="0E7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B58EF"/>
    <w:multiLevelType w:val="hybridMultilevel"/>
    <w:tmpl w:val="4CE69AE2"/>
    <w:lvl w:ilvl="0" w:tplc="FF9A6014">
      <w:numFmt w:val="bullet"/>
      <w:lvlText w:val=""/>
      <w:lvlJc w:val="left"/>
      <w:pPr>
        <w:ind w:left="720" w:hanging="360"/>
      </w:pPr>
      <w:rPr>
        <w:rFonts w:ascii="Symbol" w:eastAsia="Arial" w:hAnsi="Symbo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84E00"/>
    <w:multiLevelType w:val="multilevel"/>
    <w:tmpl w:val="2190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07F93"/>
    <w:multiLevelType w:val="hybridMultilevel"/>
    <w:tmpl w:val="16BC6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E64840"/>
    <w:multiLevelType w:val="hybridMultilevel"/>
    <w:tmpl w:val="010C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1B4F16"/>
    <w:multiLevelType w:val="multilevel"/>
    <w:tmpl w:val="65A4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93E22"/>
    <w:multiLevelType w:val="hybridMultilevel"/>
    <w:tmpl w:val="D4428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306E54"/>
    <w:multiLevelType w:val="multilevel"/>
    <w:tmpl w:val="9F7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9505D"/>
    <w:multiLevelType w:val="multilevel"/>
    <w:tmpl w:val="6F34A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EF6285"/>
    <w:multiLevelType w:val="multilevel"/>
    <w:tmpl w:val="CC2C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3848D6"/>
    <w:multiLevelType w:val="hybridMultilevel"/>
    <w:tmpl w:val="103E6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1317">
    <w:abstractNumId w:val="6"/>
  </w:num>
  <w:num w:numId="2" w16cid:durableId="180046463">
    <w:abstractNumId w:val="1"/>
  </w:num>
  <w:num w:numId="3" w16cid:durableId="582565809">
    <w:abstractNumId w:val="5"/>
  </w:num>
  <w:num w:numId="4" w16cid:durableId="2064937896">
    <w:abstractNumId w:val="3"/>
  </w:num>
  <w:num w:numId="5" w16cid:durableId="1299144842">
    <w:abstractNumId w:val="10"/>
  </w:num>
  <w:num w:numId="6" w16cid:durableId="1026759435">
    <w:abstractNumId w:val="12"/>
  </w:num>
  <w:num w:numId="7" w16cid:durableId="818036366">
    <w:abstractNumId w:val="0"/>
  </w:num>
  <w:num w:numId="8" w16cid:durableId="1824079120">
    <w:abstractNumId w:val="11"/>
  </w:num>
  <w:num w:numId="9" w16cid:durableId="910384727">
    <w:abstractNumId w:val="15"/>
  </w:num>
  <w:num w:numId="10" w16cid:durableId="130681514">
    <w:abstractNumId w:val="9"/>
  </w:num>
  <w:num w:numId="11" w16cid:durableId="1149204185">
    <w:abstractNumId w:val="8"/>
  </w:num>
  <w:num w:numId="12" w16cid:durableId="398943233">
    <w:abstractNumId w:val="4"/>
  </w:num>
  <w:num w:numId="13" w16cid:durableId="459766020">
    <w:abstractNumId w:val="7"/>
  </w:num>
  <w:num w:numId="14" w16cid:durableId="1820030539">
    <w:abstractNumId w:val="13"/>
  </w:num>
  <w:num w:numId="15" w16cid:durableId="290286258">
    <w:abstractNumId w:val="14"/>
  </w:num>
  <w:num w:numId="16" w16cid:durableId="75223690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mper, Isaac">
    <w15:presenceInfo w15:providerId="AD" w15:userId="S::stampei1@mskcc.org::59deae3a-8fad-4e43-bb1f-0b6a997248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B42"/>
    <w:rsid w:val="00000C46"/>
    <w:rsid w:val="0000239C"/>
    <w:rsid w:val="00004A52"/>
    <w:rsid w:val="00004CA8"/>
    <w:rsid w:val="00004D60"/>
    <w:rsid w:val="00006692"/>
    <w:rsid w:val="0000683B"/>
    <w:rsid w:val="00010349"/>
    <w:rsid w:val="00010C12"/>
    <w:rsid w:val="00013050"/>
    <w:rsid w:val="00013E08"/>
    <w:rsid w:val="0001461E"/>
    <w:rsid w:val="000158FB"/>
    <w:rsid w:val="000165D9"/>
    <w:rsid w:val="00016F1F"/>
    <w:rsid w:val="00026953"/>
    <w:rsid w:val="000275F6"/>
    <w:rsid w:val="00030784"/>
    <w:rsid w:val="00034434"/>
    <w:rsid w:val="00034C63"/>
    <w:rsid w:val="000351C5"/>
    <w:rsid w:val="0003637A"/>
    <w:rsid w:val="000378D8"/>
    <w:rsid w:val="00040C89"/>
    <w:rsid w:val="00041A79"/>
    <w:rsid w:val="00042727"/>
    <w:rsid w:val="00042768"/>
    <w:rsid w:val="000441B2"/>
    <w:rsid w:val="000464F8"/>
    <w:rsid w:val="00051531"/>
    <w:rsid w:val="00051A3D"/>
    <w:rsid w:val="00051D9E"/>
    <w:rsid w:val="0005239C"/>
    <w:rsid w:val="00053147"/>
    <w:rsid w:val="000536EA"/>
    <w:rsid w:val="00053A4F"/>
    <w:rsid w:val="000556CF"/>
    <w:rsid w:val="00055C6A"/>
    <w:rsid w:val="0006003E"/>
    <w:rsid w:val="00060259"/>
    <w:rsid w:val="000608B7"/>
    <w:rsid w:val="00060E61"/>
    <w:rsid w:val="00062AD7"/>
    <w:rsid w:val="0006A295"/>
    <w:rsid w:val="00070A25"/>
    <w:rsid w:val="00072966"/>
    <w:rsid w:val="00073615"/>
    <w:rsid w:val="00074C04"/>
    <w:rsid w:val="0007611D"/>
    <w:rsid w:val="0008533B"/>
    <w:rsid w:val="00085CBC"/>
    <w:rsid w:val="00086A2B"/>
    <w:rsid w:val="00087F17"/>
    <w:rsid w:val="000968FC"/>
    <w:rsid w:val="00097BD8"/>
    <w:rsid w:val="000A1D85"/>
    <w:rsid w:val="000A299E"/>
    <w:rsid w:val="000A4A4B"/>
    <w:rsid w:val="000A5071"/>
    <w:rsid w:val="000A5836"/>
    <w:rsid w:val="000A6AFC"/>
    <w:rsid w:val="000A71F0"/>
    <w:rsid w:val="000A789F"/>
    <w:rsid w:val="000B2344"/>
    <w:rsid w:val="000B4DFC"/>
    <w:rsid w:val="000B4E31"/>
    <w:rsid w:val="000B6A86"/>
    <w:rsid w:val="000C249C"/>
    <w:rsid w:val="000C4AB2"/>
    <w:rsid w:val="000C5058"/>
    <w:rsid w:val="000C54CE"/>
    <w:rsid w:val="000C57D3"/>
    <w:rsid w:val="000C5EB4"/>
    <w:rsid w:val="000C6EF5"/>
    <w:rsid w:val="000D000E"/>
    <w:rsid w:val="000D38E4"/>
    <w:rsid w:val="000D4216"/>
    <w:rsid w:val="000D6488"/>
    <w:rsid w:val="000D790E"/>
    <w:rsid w:val="000D7B42"/>
    <w:rsid w:val="000E2FD5"/>
    <w:rsid w:val="000E3DBA"/>
    <w:rsid w:val="000E405A"/>
    <w:rsid w:val="000E4099"/>
    <w:rsid w:val="000E57CE"/>
    <w:rsid w:val="000E5855"/>
    <w:rsid w:val="000E6802"/>
    <w:rsid w:val="000E6FBA"/>
    <w:rsid w:val="000E71D8"/>
    <w:rsid w:val="000E7E55"/>
    <w:rsid w:val="000F0D99"/>
    <w:rsid w:val="000F31A0"/>
    <w:rsid w:val="000F57FE"/>
    <w:rsid w:val="000F5D85"/>
    <w:rsid w:val="000F71EC"/>
    <w:rsid w:val="000F7362"/>
    <w:rsid w:val="001002F4"/>
    <w:rsid w:val="001015E8"/>
    <w:rsid w:val="00102F07"/>
    <w:rsid w:val="00103A0D"/>
    <w:rsid w:val="001052DC"/>
    <w:rsid w:val="00105BC2"/>
    <w:rsid w:val="00106C1F"/>
    <w:rsid w:val="00113B83"/>
    <w:rsid w:val="0011795A"/>
    <w:rsid w:val="00122582"/>
    <w:rsid w:val="00122664"/>
    <w:rsid w:val="00124D2C"/>
    <w:rsid w:val="00126C9C"/>
    <w:rsid w:val="001272FD"/>
    <w:rsid w:val="00127CA2"/>
    <w:rsid w:val="0013231A"/>
    <w:rsid w:val="001330E6"/>
    <w:rsid w:val="0013360F"/>
    <w:rsid w:val="00133620"/>
    <w:rsid w:val="001370EA"/>
    <w:rsid w:val="00141501"/>
    <w:rsid w:val="00143C63"/>
    <w:rsid w:val="00144B42"/>
    <w:rsid w:val="0014701F"/>
    <w:rsid w:val="001478E0"/>
    <w:rsid w:val="00150AFE"/>
    <w:rsid w:val="001523FD"/>
    <w:rsid w:val="001529FA"/>
    <w:rsid w:val="00154EFE"/>
    <w:rsid w:val="0015527B"/>
    <w:rsid w:val="0015749A"/>
    <w:rsid w:val="00160313"/>
    <w:rsid w:val="001612A0"/>
    <w:rsid w:val="001617F2"/>
    <w:rsid w:val="001620ED"/>
    <w:rsid w:val="001625EF"/>
    <w:rsid w:val="00163950"/>
    <w:rsid w:val="00164C17"/>
    <w:rsid w:val="00165F9B"/>
    <w:rsid w:val="00166537"/>
    <w:rsid w:val="001673E2"/>
    <w:rsid w:val="00170509"/>
    <w:rsid w:val="00171316"/>
    <w:rsid w:val="00171A63"/>
    <w:rsid w:val="00171C7F"/>
    <w:rsid w:val="001724BF"/>
    <w:rsid w:val="00172B83"/>
    <w:rsid w:val="00173437"/>
    <w:rsid w:val="00176A15"/>
    <w:rsid w:val="00177065"/>
    <w:rsid w:val="001772CA"/>
    <w:rsid w:val="001801DA"/>
    <w:rsid w:val="0018082A"/>
    <w:rsid w:val="00182E51"/>
    <w:rsid w:val="001837F6"/>
    <w:rsid w:val="00183D28"/>
    <w:rsid w:val="0018435B"/>
    <w:rsid w:val="00184802"/>
    <w:rsid w:val="0018482C"/>
    <w:rsid w:val="001853BF"/>
    <w:rsid w:val="0018557E"/>
    <w:rsid w:val="00187093"/>
    <w:rsid w:val="001873B1"/>
    <w:rsid w:val="00187427"/>
    <w:rsid w:val="00190EF4"/>
    <w:rsid w:val="001915F6"/>
    <w:rsid w:val="00191C98"/>
    <w:rsid w:val="00191EA0"/>
    <w:rsid w:val="0019391E"/>
    <w:rsid w:val="00193ADC"/>
    <w:rsid w:val="00193B94"/>
    <w:rsid w:val="001A0485"/>
    <w:rsid w:val="001A0780"/>
    <w:rsid w:val="001A13E2"/>
    <w:rsid w:val="001A1DBB"/>
    <w:rsid w:val="001A472D"/>
    <w:rsid w:val="001A6119"/>
    <w:rsid w:val="001A77EB"/>
    <w:rsid w:val="001A7880"/>
    <w:rsid w:val="001B0583"/>
    <w:rsid w:val="001B093E"/>
    <w:rsid w:val="001B0C97"/>
    <w:rsid w:val="001B2215"/>
    <w:rsid w:val="001B2396"/>
    <w:rsid w:val="001B2462"/>
    <w:rsid w:val="001B2AAE"/>
    <w:rsid w:val="001B2ACB"/>
    <w:rsid w:val="001B3059"/>
    <w:rsid w:val="001B632F"/>
    <w:rsid w:val="001B6679"/>
    <w:rsid w:val="001B6D81"/>
    <w:rsid w:val="001B7A45"/>
    <w:rsid w:val="001C5013"/>
    <w:rsid w:val="001D0515"/>
    <w:rsid w:val="001D180B"/>
    <w:rsid w:val="001D2905"/>
    <w:rsid w:val="001D2C7E"/>
    <w:rsid w:val="001D4DA4"/>
    <w:rsid w:val="001D69C5"/>
    <w:rsid w:val="001E1F85"/>
    <w:rsid w:val="001E4BCF"/>
    <w:rsid w:val="001E761B"/>
    <w:rsid w:val="001F3117"/>
    <w:rsid w:val="001F3369"/>
    <w:rsid w:val="001F3447"/>
    <w:rsid w:val="001F3CF3"/>
    <w:rsid w:val="001F51D1"/>
    <w:rsid w:val="001F5305"/>
    <w:rsid w:val="001F57A2"/>
    <w:rsid w:val="001F590E"/>
    <w:rsid w:val="002000F0"/>
    <w:rsid w:val="00200116"/>
    <w:rsid w:val="0020107A"/>
    <w:rsid w:val="002011A8"/>
    <w:rsid w:val="0020354C"/>
    <w:rsid w:val="00203CF4"/>
    <w:rsid w:val="00203E84"/>
    <w:rsid w:val="00204507"/>
    <w:rsid w:val="002068CC"/>
    <w:rsid w:val="0020743C"/>
    <w:rsid w:val="00210802"/>
    <w:rsid w:val="0021134D"/>
    <w:rsid w:val="00214863"/>
    <w:rsid w:val="0021503A"/>
    <w:rsid w:val="002165DA"/>
    <w:rsid w:val="00220B4D"/>
    <w:rsid w:val="00220D2F"/>
    <w:rsid w:val="00221340"/>
    <w:rsid w:val="002215C3"/>
    <w:rsid w:val="00221A9D"/>
    <w:rsid w:val="00222211"/>
    <w:rsid w:val="00222F95"/>
    <w:rsid w:val="002241F4"/>
    <w:rsid w:val="00224805"/>
    <w:rsid w:val="00224D03"/>
    <w:rsid w:val="0022546D"/>
    <w:rsid w:val="002254F1"/>
    <w:rsid w:val="00226F49"/>
    <w:rsid w:val="00227FD3"/>
    <w:rsid w:val="00232E87"/>
    <w:rsid w:val="00234BE4"/>
    <w:rsid w:val="00237FC4"/>
    <w:rsid w:val="0024134A"/>
    <w:rsid w:val="002439E8"/>
    <w:rsid w:val="00247C4E"/>
    <w:rsid w:val="00251BD9"/>
    <w:rsid w:val="00251DD8"/>
    <w:rsid w:val="0025252D"/>
    <w:rsid w:val="00252A4C"/>
    <w:rsid w:val="00252C19"/>
    <w:rsid w:val="00255C8F"/>
    <w:rsid w:val="0025644B"/>
    <w:rsid w:val="00257855"/>
    <w:rsid w:val="00257D23"/>
    <w:rsid w:val="0026189B"/>
    <w:rsid w:val="00261FBE"/>
    <w:rsid w:val="0026213A"/>
    <w:rsid w:val="00262634"/>
    <w:rsid w:val="00263F29"/>
    <w:rsid w:val="00263F53"/>
    <w:rsid w:val="0026469F"/>
    <w:rsid w:val="00264D39"/>
    <w:rsid w:val="00266C03"/>
    <w:rsid w:val="00266FBC"/>
    <w:rsid w:val="00270C4B"/>
    <w:rsid w:val="00277BE6"/>
    <w:rsid w:val="00284C1D"/>
    <w:rsid w:val="00287552"/>
    <w:rsid w:val="00287557"/>
    <w:rsid w:val="002901DD"/>
    <w:rsid w:val="00291E7B"/>
    <w:rsid w:val="002961C1"/>
    <w:rsid w:val="00296436"/>
    <w:rsid w:val="00296BE7"/>
    <w:rsid w:val="002A19A6"/>
    <w:rsid w:val="002A3051"/>
    <w:rsid w:val="002A346E"/>
    <w:rsid w:val="002A3477"/>
    <w:rsid w:val="002A429F"/>
    <w:rsid w:val="002A46CC"/>
    <w:rsid w:val="002A5F8A"/>
    <w:rsid w:val="002A760A"/>
    <w:rsid w:val="002B0189"/>
    <w:rsid w:val="002B0CD7"/>
    <w:rsid w:val="002B0F1E"/>
    <w:rsid w:val="002B39D3"/>
    <w:rsid w:val="002B492B"/>
    <w:rsid w:val="002B4D64"/>
    <w:rsid w:val="002C2739"/>
    <w:rsid w:val="002C6C20"/>
    <w:rsid w:val="002C6EAF"/>
    <w:rsid w:val="002D2F74"/>
    <w:rsid w:val="002D38A1"/>
    <w:rsid w:val="002D40DB"/>
    <w:rsid w:val="002D64EF"/>
    <w:rsid w:val="002D6D5B"/>
    <w:rsid w:val="002D74E7"/>
    <w:rsid w:val="002E022F"/>
    <w:rsid w:val="002E083D"/>
    <w:rsid w:val="002E18C3"/>
    <w:rsid w:val="002E44C6"/>
    <w:rsid w:val="002E468F"/>
    <w:rsid w:val="002E5A6C"/>
    <w:rsid w:val="002F16B6"/>
    <w:rsid w:val="002F2F44"/>
    <w:rsid w:val="002F4361"/>
    <w:rsid w:val="002F47C4"/>
    <w:rsid w:val="002F4ED2"/>
    <w:rsid w:val="002F5320"/>
    <w:rsid w:val="002F558F"/>
    <w:rsid w:val="002F5C29"/>
    <w:rsid w:val="002F67D1"/>
    <w:rsid w:val="00301898"/>
    <w:rsid w:val="003032A2"/>
    <w:rsid w:val="0030417C"/>
    <w:rsid w:val="00304CBA"/>
    <w:rsid w:val="00304F6E"/>
    <w:rsid w:val="00305C03"/>
    <w:rsid w:val="0030709C"/>
    <w:rsid w:val="00310702"/>
    <w:rsid w:val="00311203"/>
    <w:rsid w:val="003119A6"/>
    <w:rsid w:val="003132E6"/>
    <w:rsid w:val="00314207"/>
    <w:rsid w:val="003150AC"/>
    <w:rsid w:val="00320F90"/>
    <w:rsid w:val="00321365"/>
    <w:rsid w:val="00322312"/>
    <w:rsid w:val="00322693"/>
    <w:rsid w:val="00324DD7"/>
    <w:rsid w:val="0032567C"/>
    <w:rsid w:val="00325AA1"/>
    <w:rsid w:val="00327909"/>
    <w:rsid w:val="00327B89"/>
    <w:rsid w:val="0033012B"/>
    <w:rsid w:val="00335E98"/>
    <w:rsid w:val="003361EE"/>
    <w:rsid w:val="003372B1"/>
    <w:rsid w:val="00337422"/>
    <w:rsid w:val="00343B42"/>
    <w:rsid w:val="00344994"/>
    <w:rsid w:val="003456D4"/>
    <w:rsid w:val="0034602A"/>
    <w:rsid w:val="00346E87"/>
    <w:rsid w:val="00350CB1"/>
    <w:rsid w:val="00350E5D"/>
    <w:rsid w:val="00351A97"/>
    <w:rsid w:val="00352F54"/>
    <w:rsid w:val="00353507"/>
    <w:rsid w:val="00353C26"/>
    <w:rsid w:val="003545EC"/>
    <w:rsid w:val="00354C3B"/>
    <w:rsid w:val="00354CB5"/>
    <w:rsid w:val="003551DD"/>
    <w:rsid w:val="0035554D"/>
    <w:rsid w:val="003556E5"/>
    <w:rsid w:val="00362353"/>
    <w:rsid w:val="003662F7"/>
    <w:rsid w:val="00367628"/>
    <w:rsid w:val="00370B25"/>
    <w:rsid w:val="003713A4"/>
    <w:rsid w:val="003717C8"/>
    <w:rsid w:val="0037272F"/>
    <w:rsid w:val="003732A0"/>
    <w:rsid w:val="00373527"/>
    <w:rsid w:val="00373B3A"/>
    <w:rsid w:val="00376038"/>
    <w:rsid w:val="00376A8A"/>
    <w:rsid w:val="0037708A"/>
    <w:rsid w:val="0038019E"/>
    <w:rsid w:val="00384F08"/>
    <w:rsid w:val="00385517"/>
    <w:rsid w:val="00385F1D"/>
    <w:rsid w:val="003863E6"/>
    <w:rsid w:val="00393CCF"/>
    <w:rsid w:val="003A0649"/>
    <w:rsid w:val="003A35A3"/>
    <w:rsid w:val="003A40E4"/>
    <w:rsid w:val="003A538D"/>
    <w:rsid w:val="003A55DC"/>
    <w:rsid w:val="003A7B93"/>
    <w:rsid w:val="003B0781"/>
    <w:rsid w:val="003B1C51"/>
    <w:rsid w:val="003B1E20"/>
    <w:rsid w:val="003B28AB"/>
    <w:rsid w:val="003B5132"/>
    <w:rsid w:val="003B5549"/>
    <w:rsid w:val="003B5C71"/>
    <w:rsid w:val="003B66FD"/>
    <w:rsid w:val="003B7E13"/>
    <w:rsid w:val="003C3422"/>
    <w:rsid w:val="003C4A03"/>
    <w:rsid w:val="003C5C1E"/>
    <w:rsid w:val="003C6400"/>
    <w:rsid w:val="003C7618"/>
    <w:rsid w:val="003C7E89"/>
    <w:rsid w:val="003D33C6"/>
    <w:rsid w:val="003D351F"/>
    <w:rsid w:val="003D47E2"/>
    <w:rsid w:val="003D752C"/>
    <w:rsid w:val="003E3993"/>
    <w:rsid w:val="003E4802"/>
    <w:rsid w:val="003E4EAD"/>
    <w:rsid w:val="003E52EB"/>
    <w:rsid w:val="003E540E"/>
    <w:rsid w:val="003F16C3"/>
    <w:rsid w:val="003F1A27"/>
    <w:rsid w:val="003F28A6"/>
    <w:rsid w:val="003F3665"/>
    <w:rsid w:val="003F3FCE"/>
    <w:rsid w:val="003F489A"/>
    <w:rsid w:val="003F5999"/>
    <w:rsid w:val="003F74AA"/>
    <w:rsid w:val="004007FC"/>
    <w:rsid w:val="00402810"/>
    <w:rsid w:val="00405BA3"/>
    <w:rsid w:val="00406254"/>
    <w:rsid w:val="004077F2"/>
    <w:rsid w:val="004105B1"/>
    <w:rsid w:val="00414DCA"/>
    <w:rsid w:val="00415BFE"/>
    <w:rsid w:val="00420A26"/>
    <w:rsid w:val="0042398C"/>
    <w:rsid w:val="00423B06"/>
    <w:rsid w:val="00425A40"/>
    <w:rsid w:val="004263D5"/>
    <w:rsid w:val="0043028F"/>
    <w:rsid w:val="0043094B"/>
    <w:rsid w:val="004323FF"/>
    <w:rsid w:val="00432621"/>
    <w:rsid w:val="0043388C"/>
    <w:rsid w:val="00435D27"/>
    <w:rsid w:val="00437562"/>
    <w:rsid w:val="00437B6D"/>
    <w:rsid w:val="00437CAD"/>
    <w:rsid w:val="0044190D"/>
    <w:rsid w:val="00442E27"/>
    <w:rsid w:val="00446F9D"/>
    <w:rsid w:val="00447093"/>
    <w:rsid w:val="00447BA9"/>
    <w:rsid w:val="00450E70"/>
    <w:rsid w:val="00451B48"/>
    <w:rsid w:val="00452252"/>
    <w:rsid w:val="00453185"/>
    <w:rsid w:val="004534E6"/>
    <w:rsid w:val="00453FC8"/>
    <w:rsid w:val="004551A4"/>
    <w:rsid w:val="00455616"/>
    <w:rsid w:val="00456E3B"/>
    <w:rsid w:val="00461229"/>
    <w:rsid w:val="00462BFB"/>
    <w:rsid w:val="00462D8C"/>
    <w:rsid w:val="00463808"/>
    <w:rsid w:val="00465845"/>
    <w:rsid w:val="0047125A"/>
    <w:rsid w:val="004735A1"/>
    <w:rsid w:val="00475ECA"/>
    <w:rsid w:val="00476969"/>
    <w:rsid w:val="004803A3"/>
    <w:rsid w:val="004803FD"/>
    <w:rsid w:val="0048190D"/>
    <w:rsid w:val="00481B55"/>
    <w:rsid w:val="004825EA"/>
    <w:rsid w:val="00482E1B"/>
    <w:rsid w:val="0048361E"/>
    <w:rsid w:val="004841D1"/>
    <w:rsid w:val="004850E6"/>
    <w:rsid w:val="00486192"/>
    <w:rsid w:val="00486BDB"/>
    <w:rsid w:val="00487F5B"/>
    <w:rsid w:val="00490541"/>
    <w:rsid w:val="00492F58"/>
    <w:rsid w:val="00497D8C"/>
    <w:rsid w:val="004A0421"/>
    <w:rsid w:val="004A3391"/>
    <w:rsid w:val="004A37FF"/>
    <w:rsid w:val="004A6114"/>
    <w:rsid w:val="004A6876"/>
    <w:rsid w:val="004A7390"/>
    <w:rsid w:val="004A762A"/>
    <w:rsid w:val="004A767E"/>
    <w:rsid w:val="004A7F04"/>
    <w:rsid w:val="004B0A0F"/>
    <w:rsid w:val="004B0BE8"/>
    <w:rsid w:val="004B1A6C"/>
    <w:rsid w:val="004B288D"/>
    <w:rsid w:val="004B3501"/>
    <w:rsid w:val="004B3774"/>
    <w:rsid w:val="004B45E0"/>
    <w:rsid w:val="004B4B38"/>
    <w:rsid w:val="004B605E"/>
    <w:rsid w:val="004B70A9"/>
    <w:rsid w:val="004B7886"/>
    <w:rsid w:val="004C097B"/>
    <w:rsid w:val="004C217A"/>
    <w:rsid w:val="004C3A70"/>
    <w:rsid w:val="004C47FE"/>
    <w:rsid w:val="004C49C9"/>
    <w:rsid w:val="004C55F9"/>
    <w:rsid w:val="004C6BE0"/>
    <w:rsid w:val="004D15B1"/>
    <w:rsid w:val="004D1B12"/>
    <w:rsid w:val="004D56D7"/>
    <w:rsid w:val="004D60C6"/>
    <w:rsid w:val="004D7093"/>
    <w:rsid w:val="004D74EE"/>
    <w:rsid w:val="004D7ED1"/>
    <w:rsid w:val="004E1450"/>
    <w:rsid w:val="004E149D"/>
    <w:rsid w:val="004E26AC"/>
    <w:rsid w:val="004E28FF"/>
    <w:rsid w:val="004E2AEF"/>
    <w:rsid w:val="004E5BEA"/>
    <w:rsid w:val="004E6B9A"/>
    <w:rsid w:val="004F0068"/>
    <w:rsid w:val="004F3489"/>
    <w:rsid w:val="004F36DB"/>
    <w:rsid w:val="004F3E03"/>
    <w:rsid w:val="004F5EE0"/>
    <w:rsid w:val="004F62F8"/>
    <w:rsid w:val="004F670B"/>
    <w:rsid w:val="004F6A23"/>
    <w:rsid w:val="005002C8"/>
    <w:rsid w:val="00501596"/>
    <w:rsid w:val="00501C29"/>
    <w:rsid w:val="00503628"/>
    <w:rsid w:val="00503BFF"/>
    <w:rsid w:val="00504D83"/>
    <w:rsid w:val="00505C11"/>
    <w:rsid w:val="00506D0C"/>
    <w:rsid w:val="005073D8"/>
    <w:rsid w:val="005101B8"/>
    <w:rsid w:val="00511BD7"/>
    <w:rsid w:val="00511D0C"/>
    <w:rsid w:val="0051696F"/>
    <w:rsid w:val="005203CE"/>
    <w:rsid w:val="00525840"/>
    <w:rsid w:val="0052660A"/>
    <w:rsid w:val="0052719E"/>
    <w:rsid w:val="005318A1"/>
    <w:rsid w:val="0053240A"/>
    <w:rsid w:val="00532BE3"/>
    <w:rsid w:val="005335C3"/>
    <w:rsid w:val="005365FF"/>
    <w:rsid w:val="00536CA5"/>
    <w:rsid w:val="005376AE"/>
    <w:rsid w:val="00543B33"/>
    <w:rsid w:val="00544D7A"/>
    <w:rsid w:val="00544DD3"/>
    <w:rsid w:val="005469A8"/>
    <w:rsid w:val="005473D1"/>
    <w:rsid w:val="00547751"/>
    <w:rsid w:val="00550142"/>
    <w:rsid w:val="00550CA5"/>
    <w:rsid w:val="00551DD7"/>
    <w:rsid w:val="0055327C"/>
    <w:rsid w:val="005533BF"/>
    <w:rsid w:val="00554986"/>
    <w:rsid w:val="00554FF0"/>
    <w:rsid w:val="00555981"/>
    <w:rsid w:val="00563EFC"/>
    <w:rsid w:val="00564443"/>
    <w:rsid w:val="00566571"/>
    <w:rsid w:val="0056723E"/>
    <w:rsid w:val="00567E83"/>
    <w:rsid w:val="005718C3"/>
    <w:rsid w:val="00573A2C"/>
    <w:rsid w:val="00574EC8"/>
    <w:rsid w:val="00577413"/>
    <w:rsid w:val="00577A63"/>
    <w:rsid w:val="00580A7D"/>
    <w:rsid w:val="00583F3E"/>
    <w:rsid w:val="005847FA"/>
    <w:rsid w:val="00584D05"/>
    <w:rsid w:val="005851EA"/>
    <w:rsid w:val="00587AFF"/>
    <w:rsid w:val="00592C80"/>
    <w:rsid w:val="0059350A"/>
    <w:rsid w:val="005963B6"/>
    <w:rsid w:val="005968F5"/>
    <w:rsid w:val="005A2C5F"/>
    <w:rsid w:val="005A2CC1"/>
    <w:rsid w:val="005A2F68"/>
    <w:rsid w:val="005A3692"/>
    <w:rsid w:val="005A4264"/>
    <w:rsid w:val="005A44F5"/>
    <w:rsid w:val="005B091A"/>
    <w:rsid w:val="005B1C97"/>
    <w:rsid w:val="005B323E"/>
    <w:rsid w:val="005B4B6B"/>
    <w:rsid w:val="005B734B"/>
    <w:rsid w:val="005B7661"/>
    <w:rsid w:val="005B7FD8"/>
    <w:rsid w:val="005C138E"/>
    <w:rsid w:val="005C2A4C"/>
    <w:rsid w:val="005C7228"/>
    <w:rsid w:val="005C7657"/>
    <w:rsid w:val="005D0204"/>
    <w:rsid w:val="005D2A79"/>
    <w:rsid w:val="005D37F6"/>
    <w:rsid w:val="005D65D2"/>
    <w:rsid w:val="005E0901"/>
    <w:rsid w:val="005E0ED5"/>
    <w:rsid w:val="005E19C5"/>
    <w:rsid w:val="005E2238"/>
    <w:rsid w:val="005E22A2"/>
    <w:rsid w:val="005E3EA3"/>
    <w:rsid w:val="005E4013"/>
    <w:rsid w:val="005E5530"/>
    <w:rsid w:val="005E589E"/>
    <w:rsid w:val="005E5C11"/>
    <w:rsid w:val="005F11FB"/>
    <w:rsid w:val="005F74D1"/>
    <w:rsid w:val="005F7FE2"/>
    <w:rsid w:val="00601CC7"/>
    <w:rsid w:val="006023BA"/>
    <w:rsid w:val="00605F30"/>
    <w:rsid w:val="00606BA6"/>
    <w:rsid w:val="00606E2D"/>
    <w:rsid w:val="006077CF"/>
    <w:rsid w:val="006113BF"/>
    <w:rsid w:val="0061298B"/>
    <w:rsid w:val="00614890"/>
    <w:rsid w:val="00614CDF"/>
    <w:rsid w:val="00614D64"/>
    <w:rsid w:val="00616269"/>
    <w:rsid w:val="00616475"/>
    <w:rsid w:val="006206A2"/>
    <w:rsid w:val="0062115F"/>
    <w:rsid w:val="0062232E"/>
    <w:rsid w:val="006232DA"/>
    <w:rsid w:val="00623ACF"/>
    <w:rsid w:val="00623DAF"/>
    <w:rsid w:val="00625DE3"/>
    <w:rsid w:val="0063166D"/>
    <w:rsid w:val="00632BD0"/>
    <w:rsid w:val="00634E03"/>
    <w:rsid w:val="00635445"/>
    <w:rsid w:val="00635636"/>
    <w:rsid w:val="00635C75"/>
    <w:rsid w:val="00636C48"/>
    <w:rsid w:val="0063706D"/>
    <w:rsid w:val="006405F2"/>
    <w:rsid w:val="00640DDD"/>
    <w:rsid w:val="00640FEC"/>
    <w:rsid w:val="00643E6D"/>
    <w:rsid w:val="00644604"/>
    <w:rsid w:val="00644EE4"/>
    <w:rsid w:val="00645EE2"/>
    <w:rsid w:val="006471D6"/>
    <w:rsid w:val="00647B6A"/>
    <w:rsid w:val="00647C9E"/>
    <w:rsid w:val="00650984"/>
    <w:rsid w:val="00652A12"/>
    <w:rsid w:val="00653261"/>
    <w:rsid w:val="006547A5"/>
    <w:rsid w:val="006567EB"/>
    <w:rsid w:val="00656B16"/>
    <w:rsid w:val="00662240"/>
    <w:rsid w:val="00662906"/>
    <w:rsid w:val="00664862"/>
    <w:rsid w:val="00665297"/>
    <w:rsid w:val="0066657C"/>
    <w:rsid w:val="006741FC"/>
    <w:rsid w:val="00675515"/>
    <w:rsid w:val="00676647"/>
    <w:rsid w:val="006770BC"/>
    <w:rsid w:val="00685327"/>
    <w:rsid w:val="00687A43"/>
    <w:rsid w:val="00687DC6"/>
    <w:rsid w:val="00691356"/>
    <w:rsid w:val="006925B4"/>
    <w:rsid w:val="00694F4B"/>
    <w:rsid w:val="006967C0"/>
    <w:rsid w:val="0069683C"/>
    <w:rsid w:val="006A3DF2"/>
    <w:rsid w:val="006A4513"/>
    <w:rsid w:val="006A588E"/>
    <w:rsid w:val="006A60FF"/>
    <w:rsid w:val="006A65A2"/>
    <w:rsid w:val="006A71D0"/>
    <w:rsid w:val="006B169A"/>
    <w:rsid w:val="006B2823"/>
    <w:rsid w:val="006B28E7"/>
    <w:rsid w:val="006B2F03"/>
    <w:rsid w:val="006B3F19"/>
    <w:rsid w:val="006C0250"/>
    <w:rsid w:val="006C0FD7"/>
    <w:rsid w:val="006C1A8C"/>
    <w:rsid w:val="006C2191"/>
    <w:rsid w:val="006C4804"/>
    <w:rsid w:val="006C4C38"/>
    <w:rsid w:val="006C5940"/>
    <w:rsid w:val="006D0012"/>
    <w:rsid w:val="006D006D"/>
    <w:rsid w:val="006D02D6"/>
    <w:rsid w:val="006D0B92"/>
    <w:rsid w:val="006D0E04"/>
    <w:rsid w:val="006D1DF7"/>
    <w:rsid w:val="006D26D7"/>
    <w:rsid w:val="006D4CC3"/>
    <w:rsid w:val="006E11EF"/>
    <w:rsid w:val="006E1464"/>
    <w:rsid w:val="006E3012"/>
    <w:rsid w:val="006E5259"/>
    <w:rsid w:val="006E6B5C"/>
    <w:rsid w:val="006E6F3C"/>
    <w:rsid w:val="006E756A"/>
    <w:rsid w:val="006F2972"/>
    <w:rsid w:val="006F2B2A"/>
    <w:rsid w:val="006F4FB5"/>
    <w:rsid w:val="006F58B9"/>
    <w:rsid w:val="006F7040"/>
    <w:rsid w:val="006F7918"/>
    <w:rsid w:val="00700014"/>
    <w:rsid w:val="007007AB"/>
    <w:rsid w:val="007008EB"/>
    <w:rsid w:val="00701703"/>
    <w:rsid w:val="00703A84"/>
    <w:rsid w:val="00704269"/>
    <w:rsid w:val="00705233"/>
    <w:rsid w:val="00710360"/>
    <w:rsid w:val="00712892"/>
    <w:rsid w:val="00712D81"/>
    <w:rsid w:val="007135DA"/>
    <w:rsid w:val="0071645E"/>
    <w:rsid w:val="00716EA7"/>
    <w:rsid w:val="007172C7"/>
    <w:rsid w:val="00717566"/>
    <w:rsid w:val="00717CD7"/>
    <w:rsid w:val="00720991"/>
    <w:rsid w:val="007213CA"/>
    <w:rsid w:val="007213EB"/>
    <w:rsid w:val="0072339A"/>
    <w:rsid w:val="007248B6"/>
    <w:rsid w:val="00725D04"/>
    <w:rsid w:val="00725FFB"/>
    <w:rsid w:val="007301C6"/>
    <w:rsid w:val="00733C28"/>
    <w:rsid w:val="007352CA"/>
    <w:rsid w:val="00736DA0"/>
    <w:rsid w:val="00737430"/>
    <w:rsid w:val="007376A3"/>
    <w:rsid w:val="007379F9"/>
    <w:rsid w:val="00737E0F"/>
    <w:rsid w:val="00741BFD"/>
    <w:rsid w:val="00742726"/>
    <w:rsid w:val="00742E73"/>
    <w:rsid w:val="00743BB1"/>
    <w:rsid w:val="00746764"/>
    <w:rsid w:val="00747C50"/>
    <w:rsid w:val="0075093B"/>
    <w:rsid w:val="00751D13"/>
    <w:rsid w:val="00752B8D"/>
    <w:rsid w:val="00753CB8"/>
    <w:rsid w:val="0076120C"/>
    <w:rsid w:val="00761690"/>
    <w:rsid w:val="00761C10"/>
    <w:rsid w:val="00761D93"/>
    <w:rsid w:val="00762583"/>
    <w:rsid w:val="007625D3"/>
    <w:rsid w:val="00762D92"/>
    <w:rsid w:val="00764C59"/>
    <w:rsid w:val="00765DE7"/>
    <w:rsid w:val="007671AD"/>
    <w:rsid w:val="007672E9"/>
    <w:rsid w:val="0077043A"/>
    <w:rsid w:val="007728F9"/>
    <w:rsid w:val="00772CC1"/>
    <w:rsid w:val="0077349B"/>
    <w:rsid w:val="00774476"/>
    <w:rsid w:val="0077493E"/>
    <w:rsid w:val="007749DF"/>
    <w:rsid w:val="0077632F"/>
    <w:rsid w:val="00776D5F"/>
    <w:rsid w:val="0077716C"/>
    <w:rsid w:val="00781468"/>
    <w:rsid w:val="00783901"/>
    <w:rsid w:val="00783CF8"/>
    <w:rsid w:val="00785334"/>
    <w:rsid w:val="0078545B"/>
    <w:rsid w:val="00785543"/>
    <w:rsid w:val="00785EA4"/>
    <w:rsid w:val="007876DD"/>
    <w:rsid w:val="00790045"/>
    <w:rsid w:val="00790102"/>
    <w:rsid w:val="00790C19"/>
    <w:rsid w:val="00791DBD"/>
    <w:rsid w:val="00791E65"/>
    <w:rsid w:val="00793CF6"/>
    <w:rsid w:val="00794F65"/>
    <w:rsid w:val="007A0D30"/>
    <w:rsid w:val="007A2AC9"/>
    <w:rsid w:val="007A4C9C"/>
    <w:rsid w:val="007A5DE4"/>
    <w:rsid w:val="007A6767"/>
    <w:rsid w:val="007A7EAE"/>
    <w:rsid w:val="007B0269"/>
    <w:rsid w:val="007B2999"/>
    <w:rsid w:val="007B3C6A"/>
    <w:rsid w:val="007B434D"/>
    <w:rsid w:val="007B4369"/>
    <w:rsid w:val="007B467F"/>
    <w:rsid w:val="007B47D7"/>
    <w:rsid w:val="007B5B31"/>
    <w:rsid w:val="007C0A20"/>
    <w:rsid w:val="007C1131"/>
    <w:rsid w:val="007C18D5"/>
    <w:rsid w:val="007C31D1"/>
    <w:rsid w:val="007C5629"/>
    <w:rsid w:val="007C5A6F"/>
    <w:rsid w:val="007C6626"/>
    <w:rsid w:val="007C7005"/>
    <w:rsid w:val="007C7460"/>
    <w:rsid w:val="007D035F"/>
    <w:rsid w:val="007D18F2"/>
    <w:rsid w:val="007D1E3F"/>
    <w:rsid w:val="007D1EAE"/>
    <w:rsid w:val="007D2B98"/>
    <w:rsid w:val="007D2F9E"/>
    <w:rsid w:val="007D3E30"/>
    <w:rsid w:val="007D6EA4"/>
    <w:rsid w:val="007E10B0"/>
    <w:rsid w:val="007E6C14"/>
    <w:rsid w:val="007F045E"/>
    <w:rsid w:val="007F13AF"/>
    <w:rsid w:val="007F32AC"/>
    <w:rsid w:val="007F4C7C"/>
    <w:rsid w:val="007F4EA9"/>
    <w:rsid w:val="007F5311"/>
    <w:rsid w:val="007F668C"/>
    <w:rsid w:val="00800848"/>
    <w:rsid w:val="00800AA5"/>
    <w:rsid w:val="0080254C"/>
    <w:rsid w:val="00806023"/>
    <w:rsid w:val="0080720E"/>
    <w:rsid w:val="0080774E"/>
    <w:rsid w:val="00807ED5"/>
    <w:rsid w:val="00810079"/>
    <w:rsid w:val="0081061F"/>
    <w:rsid w:val="00813E3C"/>
    <w:rsid w:val="00814F73"/>
    <w:rsid w:val="00815102"/>
    <w:rsid w:val="008157CB"/>
    <w:rsid w:val="008168DF"/>
    <w:rsid w:val="00817EBF"/>
    <w:rsid w:val="00820349"/>
    <w:rsid w:val="0082102F"/>
    <w:rsid w:val="00821030"/>
    <w:rsid w:val="008229D2"/>
    <w:rsid w:val="00823069"/>
    <w:rsid w:val="00823640"/>
    <w:rsid w:val="00823D4E"/>
    <w:rsid w:val="008249B0"/>
    <w:rsid w:val="00826309"/>
    <w:rsid w:val="008311D7"/>
    <w:rsid w:val="00833B91"/>
    <w:rsid w:val="008345FC"/>
    <w:rsid w:val="00834FD3"/>
    <w:rsid w:val="0083606F"/>
    <w:rsid w:val="00840188"/>
    <w:rsid w:val="00840307"/>
    <w:rsid w:val="0084172F"/>
    <w:rsid w:val="00841B56"/>
    <w:rsid w:val="00844590"/>
    <w:rsid w:val="00845732"/>
    <w:rsid w:val="008519E0"/>
    <w:rsid w:val="00851EE0"/>
    <w:rsid w:val="00852704"/>
    <w:rsid w:val="00852D4B"/>
    <w:rsid w:val="00857369"/>
    <w:rsid w:val="00857385"/>
    <w:rsid w:val="0086302A"/>
    <w:rsid w:val="0086736E"/>
    <w:rsid w:val="008717CD"/>
    <w:rsid w:val="00871F91"/>
    <w:rsid w:val="008725A2"/>
    <w:rsid w:val="008752DA"/>
    <w:rsid w:val="0087619A"/>
    <w:rsid w:val="0088028B"/>
    <w:rsid w:val="008818E9"/>
    <w:rsid w:val="00881C4E"/>
    <w:rsid w:val="0088264A"/>
    <w:rsid w:val="00884879"/>
    <w:rsid w:val="00886BA9"/>
    <w:rsid w:val="0088788A"/>
    <w:rsid w:val="008911B9"/>
    <w:rsid w:val="008911F0"/>
    <w:rsid w:val="00891B10"/>
    <w:rsid w:val="00891F86"/>
    <w:rsid w:val="0089415E"/>
    <w:rsid w:val="00894201"/>
    <w:rsid w:val="008949D0"/>
    <w:rsid w:val="00895D92"/>
    <w:rsid w:val="00896053"/>
    <w:rsid w:val="008974B3"/>
    <w:rsid w:val="00897B9D"/>
    <w:rsid w:val="008A0A40"/>
    <w:rsid w:val="008A1368"/>
    <w:rsid w:val="008A1DD8"/>
    <w:rsid w:val="008A22CC"/>
    <w:rsid w:val="008A3468"/>
    <w:rsid w:val="008A5225"/>
    <w:rsid w:val="008B0B73"/>
    <w:rsid w:val="008B1443"/>
    <w:rsid w:val="008B1E01"/>
    <w:rsid w:val="008B20B3"/>
    <w:rsid w:val="008B38A4"/>
    <w:rsid w:val="008B59E2"/>
    <w:rsid w:val="008B5C8B"/>
    <w:rsid w:val="008C3CF8"/>
    <w:rsid w:val="008C3DA2"/>
    <w:rsid w:val="008C4046"/>
    <w:rsid w:val="008C52BE"/>
    <w:rsid w:val="008C60F1"/>
    <w:rsid w:val="008C6E8E"/>
    <w:rsid w:val="008C7090"/>
    <w:rsid w:val="008D052B"/>
    <w:rsid w:val="008D1001"/>
    <w:rsid w:val="008D3E91"/>
    <w:rsid w:val="008D5DB0"/>
    <w:rsid w:val="008D7CE9"/>
    <w:rsid w:val="008D7DA5"/>
    <w:rsid w:val="008E1AAE"/>
    <w:rsid w:val="008E2635"/>
    <w:rsid w:val="008E3339"/>
    <w:rsid w:val="008E3925"/>
    <w:rsid w:val="008E62BB"/>
    <w:rsid w:val="008F094C"/>
    <w:rsid w:val="008F5701"/>
    <w:rsid w:val="008F681E"/>
    <w:rsid w:val="008F7108"/>
    <w:rsid w:val="008F71A1"/>
    <w:rsid w:val="008F7E3F"/>
    <w:rsid w:val="00900312"/>
    <w:rsid w:val="009008F8"/>
    <w:rsid w:val="009021D2"/>
    <w:rsid w:val="00903B2C"/>
    <w:rsid w:val="00904370"/>
    <w:rsid w:val="00910ECF"/>
    <w:rsid w:val="00911D19"/>
    <w:rsid w:val="0091342F"/>
    <w:rsid w:val="009157AC"/>
    <w:rsid w:val="00921D15"/>
    <w:rsid w:val="009225DF"/>
    <w:rsid w:val="00923CD8"/>
    <w:rsid w:val="009266F4"/>
    <w:rsid w:val="00926AA3"/>
    <w:rsid w:val="00927050"/>
    <w:rsid w:val="00927BCB"/>
    <w:rsid w:val="00930BD7"/>
    <w:rsid w:val="00934241"/>
    <w:rsid w:val="009356A1"/>
    <w:rsid w:val="00935B12"/>
    <w:rsid w:val="00936D9C"/>
    <w:rsid w:val="00941075"/>
    <w:rsid w:val="00942153"/>
    <w:rsid w:val="00942903"/>
    <w:rsid w:val="009436AC"/>
    <w:rsid w:val="009440A1"/>
    <w:rsid w:val="00944D5E"/>
    <w:rsid w:val="00946FC0"/>
    <w:rsid w:val="00950B28"/>
    <w:rsid w:val="009516A8"/>
    <w:rsid w:val="00951DCE"/>
    <w:rsid w:val="00953E5D"/>
    <w:rsid w:val="00954F4F"/>
    <w:rsid w:val="00955709"/>
    <w:rsid w:val="009567BD"/>
    <w:rsid w:val="0096015D"/>
    <w:rsid w:val="00960A51"/>
    <w:rsid w:val="00960FE5"/>
    <w:rsid w:val="00961A77"/>
    <w:rsid w:val="00962F23"/>
    <w:rsid w:val="009639E4"/>
    <w:rsid w:val="00964604"/>
    <w:rsid w:val="009655B5"/>
    <w:rsid w:val="00965D22"/>
    <w:rsid w:val="00965E3C"/>
    <w:rsid w:val="009660B2"/>
    <w:rsid w:val="00966A5F"/>
    <w:rsid w:val="009712D7"/>
    <w:rsid w:val="00972208"/>
    <w:rsid w:val="00972E30"/>
    <w:rsid w:val="0097311D"/>
    <w:rsid w:val="0097362A"/>
    <w:rsid w:val="00973B37"/>
    <w:rsid w:val="00974C9A"/>
    <w:rsid w:val="00975690"/>
    <w:rsid w:val="009771AF"/>
    <w:rsid w:val="009779AA"/>
    <w:rsid w:val="009800E1"/>
    <w:rsid w:val="009811A2"/>
    <w:rsid w:val="0098261B"/>
    <w:rsid w:val="0098744F"/>
    <w:rsid w:val="00990054"/>
    <w:rsid w:val="009916FF"/>
    <w:rsid w:val="00991AA5"/>
    <w:rsid w:val="009928CC"/>
    <w:rsid w:val="009929F3"/>
    <w:rsid w:val="00992E41"/>
    <w:rsid w:val="00993085"/>
    <w:rsid w:val="00995A74"/>
    <w:rsid w:val="00995E95"/>
    <w:rsid w:val="00996B89"/>
    <w:rsid w:val="009A15E4"/>
    <w:rsid w:val="009A3163"/>
    <w:rsid w:val="009A59C0"/>
    <w:rsid w:val="009A5CE2"/>
    <w:rsid w:val="009A5F11"/>
    <w:rsid w:val="009A6B0A"/>
    <w:rsid w:val="009B1404"/>
    <w:rsid w:val="009B2AF1"/>
    <w:rsid w:val="009B41BF"/>
    <w:rsid w:val="009C0A10"/>
    <w:rsid w:val="009C0E8B"/>
    <w:rsid w:val="009C61D3"/>
    <w:rsid w:val="009C72D6"/>
    <w:rsid w:val="009C7E73"/>
    <w:rsid w:val="009D0E38"/>
    <w:rsid w:val="009D0F3C"/>
    <w:rsid w:val="009D4DE9"/>
    <w:rsid w:val="009E0316"/>
    <w:rsid w:val="009E1B20"/>
    <w:rsid w:val="009E1FAE"/>
    <w:rsid w:val="009E29D5"/>
    <w:rsid w:val="009E2A78"/>
    <w:rsid w:val="009E3DEF"/>
    <w:rsid w:val="009E4DFB"/>
    <w:rsid w:val="009E7966"/>
    <w:rsid w:val="009E7BE2"/>
    <w:rsid w:val="009F0F9F"/>
    <w:rsid w:val="009F19C8"/>
    <w:rsid w:val="009F3F7A"/>
    <w:rsid w:val="009F475F"/>
    <w:rsid w:val="009F702D"/>
    <w:rsid w:val="00A0099D"/>
    <w:rsid w:val="00A01A38"/>
    <w:rsid w:val="00A03E26"/>
    <w:rsid w:val="00A03F59"/>
    <w:rsid w:val="00A041BF"/>
    <w:rsid w:val="00A04CAA"/>
    <w:rsid w:val="00A05677"/>
    <w:rsid w:val="00A067FB"/>
    <w:rsid w:val="00A06F10"/>
    <w:rsid w:val="00A10593"/>
    <w:rsid w:val="00A10BF3"/>
    <w:rsid w:val="00A11020"/>
    <w:rsid w:val="00A15157"/>
    <w:rsid w:val="00A17146"/>
    <w:rsid w:val="00A17302"/>
    <w:rsid w:val="00A17D92"/>
    <w:rsid w:val="00A24402"/>
    <w:rsid w:val="00A2507B"/>
    <w:rsid w:val="00A27563"/>
    <w:rsid w:val="00A31219"/>
    <w:rsid w:val="00A33B44"/>
    <w:rsid w:val="00A340EF"/>
    <w:rsid w:val="00A35A6E"/>
    <w:rsid w:val="00A373E5"/>
    <w:rsid w:val="00A421D7"/>
    <w:rsid w:val="00A422C7"/>
    <w:rsid w:val="00A426E0"/>
    <w:rsid w:val="00A43DF3"/>
    <w:rsid w:val="00A44F56"/>
    <w:rsid w:val="00A46304"/>
    <w:rsid w:val="00A464C5"/>
    <w:rsid w:val="00A46B49"/>
    <w:rsid w:val="00A47782"/>
    <w:rsid w:val="00A47949"/>
    <w:rsid w:val="00A50939"/>
    <w:rsid w:val="00A52835"/>
    <w:rsid w:val="00A54C5D"/>
    <w:rsid w:val="00A564EF"/>
    <w:rsid w:val="00A578FA"/>
    <w:rsid w:val="00A61860"/>
    <w:rsid w:val="00A6244A"/>
    <w:rsid w:val="00A6246B"/>
    <w:rsid w:val="00A63B88"/>
    <w:rsid w:val="00A6503A"/>
    <w:rsid w:val="00A65596"/>
    <w:rsid w:val="00A656FA"/>
    <w:rsid w:val="00A65B81"/>
    <w:rsid w:val="00A66E54"/>
    <w:rsid w:val="00A70287"/>
    <w:rsid w:val="00A70BED"/>
    <w:rsid w:val="00A70DEF"/>
    <w:rsid w:val="00A735CE"/>
    <w:rsid w:val="00A762C9"/>
    <w:rsid w:val="00A764B9"/>
    <w:rsid w:val="00A7664A"/>
    <w:rsid w:val="00A803D8"/>
    <w:rsid w:val="00A80D5C"/>
    <w:rsid w:val="00A8458A"/>
    <w:rsid w:val="00A852C4"/>
    <w:rsid w:val="00A85627"/>
    <w:rsid w:val="00A864A2"/>
    <w:rsid w:val="00A87639"/>
    <w:rsid w:val="00A90E22"/>
    <w:rsid w:val="00A9327F"/>
    <w:rsid w:val="00A94E86"/>
    <w:rsid w:val="00A94F78"/>
    <w:rsid w:val="00A95283"/>
    <w:rsid w:val="00A95385"/>
    <w:rsid w:val="00A96DD0"/>
    <w:rsid w:val="00A975F6"/>
    <w:rsid w:val="00A97AC3"/>
    <w:rsid w:val="00AA262C"/>
    <w:rsid w:val="00AA2B11"/>
    <w:rsid w:val="00AA4516"/>
    <w:rsid w:val="00AA52ED"/>
    <w:rsid w:val="00AA6B48"/>
    <w:rsid w:val="00AA7E5A"/>
    <w:rsid w:val="00AB0CBF"/>
    <w:rsid w:val="00AB2A1A"/>
    <w:rsid w:val="00AB2FBF"/>
    <w:rsid w:val="00AB5688"/>
    <w:rsid w:val="00AB71CC"/>
    <w:rsid w:val="00AB7A68"/>
    <w:rsid w:val="00AC3D9F"/>
    <w:rsid w:val="00AC42DB"/>
    <w:rsid w:val="00AC49C3"/>
    <w:rsid w:val="00AC5A12"/>
    <w:rsid w:val="00AD01F4"/>
    <w:rsid w:val="00AD43CC"/>
    <w:rsid w:val="00AD4ECB"/>
    <w:rsid w:val="00AD558E"/>
    <w:rsid w:val="00AD5C39"/>
    <w:rsid w:val="00AD5FF8"/>
    <w:rsid w:val="00AE014E"/>
    <w:rsid w:val="00AE1AD9"/>
    <w:rsid w:val="00AE57E8"/>
    <w:rsid w:val="00AE5F02"/>
    <w:rsid w:val="00AE62DB"/>
    <w:rsid w:val="00AE6B1F"/>
    <w:rsid w:val="00AE73D5"/>
    <w:rsid w:val="00AF1367"/>
    <w:rsid w:val="00AF17AE"/>
    <w:rsid w:val="00AF25D4"/>
    <w:rsid w:val="00AF313D"/>
    <w:rsid w:val="00AF7BBB"/>
    <w:rsid w:val="00B016A9"/>
    <w:rsid w:val="00B050F3"/>
    <w:rsid w:val="00B078CD"/>
    <w:rsid w:val="00B07BE0"/>
    <w:rsid w:val="00B07EB5"/>
    <w:rsid w:val="00B135C7"/>
    <w:rsid w:val="00B15775"/>
    <w:rsid w:val="00B24A54"/>
    <w:rsid w:val="00B25BE8"/>
    <w:rsid w:val="00B30D7F"/>
    <w:rsid w:val="00B32541"/>
    <w:rsid w:val="00B33283"/>
    <w:rsid w:val="00B33643"/>
    <w:rsid w:val="00B33805"/>
    <w:rsid w:val="00B34B33"/>
    <w:rsid w:val="00B35706"/>
    <w:rsid w:val="00B360C3"/>
    <w:rsid w:val="00B40FC1"/>
    <w:rsid w:val="00B422AF"/>
    <w:rsid w:val="00B42D05"/>
    <w:rsid w:val="00B4497F"/>
    <w:rsid w:val="00B45EA4"/>
    <w:rsid w:val="00B468A2"/>
    <w:rsid w:val="00B470B3"/>
    <w:rsid w:val="00B474C0"/>
    <w:rsid w:val="00B538A7"/>
    <w:rsid w:val="00B544FE"/>
    <w:rsid w:val="00B5552B"/>
    <w:rsid w:val="00B55AD9"/>
    <w:rsid w:val="00B61BF4"/>
    <w:rsid w:val="00B62DED"/>
    <w:rsid w:val="00B62FAF"/>
    <w:rsid w:val="00B63327"/>
    <w:rsid w:val="00B63900"/>
    <w:rsid w:val="00B66161"/>
    <w:rsid w:val="00B6650F"/>
    <w:rsid w:val="00B67A17"/>
    <w:rsid w:val="00B7082E"/>
    <w:rsid w:val="00B739FA"/>
    <w:rsid w:val="00B73C54"/>
    <w:rsid w:val="00B74730"/>
    <w:rsid w:val="00B75677"/>
    <w:rsid w:val="00B779E6"/>
    <w:rsid w:val="00B77F75"/>
    <w:rsid w:val="00B81162"/>
    <w:rsid w:val="00B831A6"/>
    <w:rsid w:val="00B83A76"/>
    <w:rsid w:val="00B85A90"/>
    <w:rsid w:val="00B85AA1"/>
    <w:rsid w:val="00B85C8A"/>
    <w:rsid w:val="00B90F72"/>
    <w:rsid w:val="00B92B72"/>
    <w:rsid w:val="00B930EC"/>
    <w:rsid w:val="00B94631"/>
    <w:rsid w:val="00B9498C"/>
    <w:rsid w:val="00B9557A"/>
    <w:rsid w:val="00B96781"/>
    <w:rsid w:val="00B969F3"/>
    <w:rsid w:val="00B96C97"/>
    <w:rsid w:val="00BA0237"/>
    <w:rsid w:val="00BA1E21"/>
    <w:rsid w:val="00BA2DD7"/>
    <w:rsid w:val="00BA326C"/>
    <w:rsid w:val="00BA3A18"/>
    <w:rsid w:val="00BA48CB"/>
    <w:rsid w:val="00BA63F7"/>
    <w:rsid w:val="00BA64B7"/>
    <w:rsid w:val="00BA6BA1"/>
    <w:rsid w:val="00BA7B4E"/>
    <w:rsid w:val="00BB140A"/>
    <w:rsid w:val="00BB15ED"/>
    <w:rsid w:val="00BB22A7"/>
    <w:rsid w:val="00BB233D"/>
    <w:rsid w:val="00BB35AA"/>
    <w:rsid w:val="00BB3E5C"/>
    <w:rsid w:val="00BB7714"/>
    <w:rsid w:val="00BC044F"/>
    <w:rsid w:val="00BC0BFB"/>
    <w:rsid w:val="00BC1192"/>
    <w:rsid w:val="00BC41A7"/>
    <w:rsid w:val="00BC499A"/>
    <w:rsid w:val="00BC778E"/>
    <w:rsid w:val="00BC7805"/>
    <w:rsid w:val="00BD1144"/>
    <w:rsid w:val="00BD2D0B"/>
    <w:rsid w:val="00BD3A57"/>
    <w:rsid w:val="00BD3BAA"/>
    <w:rsid w:val="00BD65BF"/>
    <w:rsid w:val="00BD7969"/>
    <w:rsid w:val="00BD7EE3"/>
    <w:rsid w:val="00BE2792"/>
    <w:rsid w:val="00BE4110"/>
    <w:rsid w:val="00BE477C"/>
    <w:rsid w:val="00BE5A2D"/>
    <w:rsid w:val="00BE65B3"/>
    <w:rsid w:val="00BE720F"/>
    <w:rsid w:val="00BF09D3"/>
    <w:rsid w:val="00BF2110"/>
    <w:rsid w:val="00BF25E5"/>
    <w:rsid w:val="00BF4E38"/>
    <w:rsid w:val="00BF718D"/>
    <w:rsid w:val="00C00072"/>
    <w:rsid w:val="00C00267"/>
    <w:rsid w:val="00C026EF"/>
    <w:rsid w:val="00C0333F"/>
    <w:rsid w:val="00C03576"/>
    <w:rsid w:val="00C039A6"/>
    <w:rsid w:val="00C069EE"/>
    <w:rsid w:val="00C06B7A"/>
    <w:rsid w:val="00C1206E"/>
    <w:rsid w:val="00C13166"/>
    <w:rsid w:val="00C13246"/>
    <w:rsid w:val="00C14D73"/>
    <w:rsid w:val="00C20096"/>
    <w:rsid w:val="00C20945"/>
    <w:rsid w:val="00C24FF4"/>
    <w:rsid w:val="00C25937"/>
    <w:rsid w:val="00C259C2"/>
    <w:rsid w:val="00C25F21"/>
    <w:rsid w:val="00C265F5"/>
    <w:rsid w:val="00C26BD4"/>
    <w:rsid w:val="00C3373E"/>
    <w:rsid w:val="00C343EC"/>
    <w:rsid w:val="00C37771"/>
    <w:rsid w:val="00C37B73"/>
    <w:rsid w:val="00C41454"/>
    <w:rsid w:val="00C41FEB"/>
    <w:rsid w:val="00C4261A"/>
    <w:rsid w:val="00C44AD8"/>
    <w:rsid w:val="00C464D7"/>
    <w:rsid w:val="00C468D5"/>
    <w:rsid w:val="00C46B2A"/>
    <w:rsid w:val="00C46EAC"/>
    <w:rsid w:val="00C473FD"/>
    <w:rsid w:val="00C4766B"/>
    <w:rsid w:val="00C5142A"/>
    <w:rsid w:val="00C521C9"/>
    <w:rsid w:val="00C531EF"/>
    <w:rsid w:val="00C53278"/>
    <w:rsid w:val="00C53787"/>
    <w:rsid w:val="00C544B9"/>
    <w:rsid w:val="00C55077"/>
    <w:rsid w:val="00C5573C"/>
    <w:rsid w:val="00C567C3"/>
    <w:rsid w:val="00C56980"/>
    <w:rsid w:val="00C56FD2"/>
    <w:rsid w:val="00C62BBB"/>
    <w:rsid w:val="00C63809"/>
    <w:rsid w:val="00C63A6F"/>
    <w:rsid w:val="00C63D00"/>
    <w:rsid w:val="00C64336"/>
    <w:rsid w:val="00C6446A"/>
    <w:rsid w:val="00C66D2E"/>
    <w:rsid w:val="00C7123A"/>
    <w:rsid w:val="00C71274"/>
    <w:rsid w:val="00C71F09"/>
    <w:rsid w:val="00C749A2"/>
    <w:rsid w:val="00C74BF1"/>
    <w:rsid w:val="00C75B66"/>
    <w:rsid w:val="00C763B0"/>
    <w:rsid w:val="00C76C2B"/>
    <w:rsid w:val="00C7704B"/>
    <w:rsid w:val="00C77434"/>
    <w:rsid w:val="00C77ACC"/>
    <w:rsid w:val="00C80585"/>
    <w:rsid w:val="00C818BB"/>
    <w:rsid w:val="00C81EC5"/>
    <w:rsid w:val="00C82501"/>
    <w:rsid w:val="00C82AA3"/>
    <w:rsid w:val="00C82AE5"/>
    <w:rsid w:val="00C87E95"/>
    <w:rsid w:val="00C906B2"/>
    <w:rsid w:val="00C9374B"/>
    <w:rsid w:val="00C977AD"/>
    <w:rsid w:val="00CA0440"/>
    <w:rsid w:val="00CA12BD"/>
    <w:rsid w:val="00CA2840"/>
    <w:rsid w:val="00CA2D58"/>
    <w:rsid w:val="00CA324A"/>
    <w:rsid w:val="00CA39CE"/>
    <w:rsid w:val="00CA3CAE"/>
    <w:rsid w:val="00CA45D3"/>
    <w:rsid w:val="00CA5A0F"/>
    <w:rsid w:val="00CA6B84"/>
    <w:rsid w:val="00CB00CC"/>
    <w:rsid w:val="00CB0741"/>
    <w:rsid w:val="00CB69EC"/>
    <w:rsid w:val="00CB6A88"/>
    <w:rsid w:val="00CC14FF"/>
    <w:rsid w:val="00CC1CEF"/>
    <w:rsid w:val="00CC3011"/>
    <w:rsid w:val="00CC337F"/>
    <w:rsid w:val="00CC38B9"/>
    <w:rsid w:val="00CC5C4D"/>
    <w:rsid w:val="00CC7DBA"/>
    <w:rsid w:val="00CD11CC"/>
    <w:rsid w:val="00CD320B"/>
    <w:rsid w:val="00CD3864"/>
    <w:rsid w:val="00CD3B97"/>
    <w:rsid w:val="00CD4EC9"/>
    <w:rsid w:val="00CD61A6"/>
    <w:rsid w:val="00CD6AAF"/>
    <w:rsid w:val="00CE090C"/>
    <w:rsid w:val="00CE173C"/>
    <w:rsid w:val="00CE360E"/>
    <w:rsid w:val="00CE4E38"/>
    <w:rsid w:val="00CE61AA"/>
    <w:rsid w:val="00CE750A"/>
    <w:rsid w:val="00CF0290"/>
    <w:rsid w:val="00CF0A68"/>
    <w:rsid w:val="00CF1370"/>
    <w:rsid w:val="00CF2D48"/>
    <w:rsid w:val="00CF3A44"/>
    <w:rsid w:val="00CF56D0"/>
    <w:rsid w:val="00D010F3"/>
    <w:rsid w:val="00D036B5"/>
    <w:rsid w:val="00D05CD8"/>
    <w:rsid w:val="00D06C03"/>
    <w:rsid w:val="00D102F8"/>
    <w:rsid w:val="00D1032F"/>
    <w:rsid w:val="00D12273"/>
    <w:rsid w:val="00D12398"/>
    <w:rsid w:val="00D13625"/>
    <w:rsid w:val="00D13899"/>
    <w:rsid w:val="00D146D8"/>
    <w:rsid w:val="00D1483F"/>
    <w:rsid w:val="00D14BD7"/>
    <w:rsid w:val="00D15811"/>
    <w:rsid w:val="00D17EE5"/>
    <w:rsid w:val="00D216DA"/>
    <w:rsid w:val="00D224B3"/>
    <w:rsid w:val="00D236D7"/>
    <w:rsid w:val="00D23AAF"/>
    <w:rsid w:val="00D23B58"/>
    <w:rsid w:val="00D25139"/>
    <w:rsid w:val="00D26EF7"/>
    <w:rsid w:val="00D302DA"/>
    <w:rsid w:val="00D3404F"/>
    <w:rsid w:val="00D34D80"/>
    <w:rsid w:val="00D36E5E"/>
    <w:rsid w:val="00D42DBA"/>
    <w:rsid w:val="00D4492B"/>
    <w:rsid w:val="00D46BD0"/>
    <w:rsid w:val="00D47BEF"/>
    <w:rsid w:val="00D50743"/>
    <w:rsid w:val="00D57536"/>
    <w:rsid w:val="00D6160B"/>
    <w:rsid w:val="00D6285E"/>
    <w:rsid w:val="00D6346B"/>
    <w:rsid w:val="00D6556A"/>
    <w:rsid w:val="00D66C04"/>
    <w:rsid w:val="00D7056A"/>
    <w:rsid w:val="00D707B5"/>
    <w:rsid w:val="00D74545"/>
    <w:rsid w:val="00D757A1"/>
    <w:rsid w:val="00D75A87"/>
    <w:rsid w:val="00D77A22"/>
    <w:rsid w:val="00D8081F"/>
    <w:rsid w:val="00D809CC"/>
    <w:rsid w:val="00D81CA9"/>
    <w:rsid w:val="00D82134"/>
    <w:rsid w:val="00D82432"/>
    <w:rsid w:val="00D824B1"/>
    <w:rsid w:val="00D841A7"/>
    <w:rsid w:val="00D87440"/>
    <w:rsid w:val="00D92608"/>
    <w:rsid w:val="00D95D0C"/>
    <w:rsid w:val="00D975D3"/>
    <w:rsid w:val="00DA0A9D"/>
    <w:rsid w:val="00DA26DE"/>
    <w:rsid w:val="00DA47B8"/>
    <w:rsid w:val="00DA4CDB"/>
    <w:rsid w:val="00DA59B8"/>
    <w:rsid w:val="00DA6C68"/>
    <w:rsid w:val="00DA7D47"/>
    <w:rsid w:val="00DB00F9"/>
    <w:rsid w:val="00DB0DA4"/>
    <w:rsid w:val="00DB431C"/>
    <w:rsid w:val="00DB4972"/>
    <w:rsid w:val="00DB4C7B"/>
    <w:rsid w:val="00DB54B8"/>
    <w:rsid w:val="00DC17D8"/>
    <w:rsid w:val="00DC2C38"/>
    <w:rsid w:val="00DC3AF4"/>
    <w:rsid w:val="00DC403B"/>
    <w:rsid w:val="00DC49DD"/>
    <w:rsid w:val="00DC705B"/>
    <w:rsid w:val="00DC7192"/>
    <w:rsid w:val="00DC7EF4"/>
    <w:rsid w:val="00DD00F5"/>
    <w:rsid w:val="00DD27A1"/>
    <w:rsid w:val="00DD2DBC"/>
    <w:rsid w:val="00DD3BFA"/>
    <w:rsid w:val="00DD50FB"/>
    <w:rsid w:val="00DD5325"/>
    <w:rsid w:val="00DD5C48"/>
    <w:rsid w:val="00DE1217"/>
    <w:rsid w:val="00DE17F5"/>
    <w:rsid w:val="00DE40A7"/>
    <w:rsid w:val="00DE44B0"/>
    <w:rsid w:val="00DE4E1D"/>
    <w:rsid w:val="00DE67DE"/>
    <w:rsid w:val="00DF01FE"/>
    <w:rsid w:val="00DF0DFD"/>
    <w:rsid w:val="00DF2458"/>
    <w:rsid w:val="00DF315F"/>
    <w:rsid w:val="00DF31A2"/>
    <w:rsid w:val="00DF3C26"/>
    <w:rsid w:val="00E005DC"/>
    <w:rsid w:val="00E01B44"/>
    <w:rsid w:val="00E02443"/>
    <w:rsid w:val="00E031A0"/>
    <w:rsid w:val="00E03AE8"/>
    <w:rsid w:val="00E10C9A"/>
    <w:rsid w:val="00E11643"/>
    <w:rsid w:val="00E14C00"/>
    <w:rsid w:val="00E15516"/>
    <w:rsid w:val="00E17E79"/>
    <w:rsid w:val="00E2102F"/>
    <w:rsid w:val="00E22A5C"/>
    <w:rsid w:val="00E259F6"/>
    <w:rsid w:val="00E25CAA"/>
    <w:rsid w:val="00E26459"/>
    <w:rsid w:val="00E278B8"/>
    <w:rsid w:val="00E305F5"/>
    <w:rsid w:val="00E315EE"/>
    <w:rsid w:val="00E32846"/>
    <w:rsid w:val="00E3480B"/>
    <w:rsid w:val="00E40292"/>
    <w:rsid w:val="00E40FB0"/>
    <w:rsid w:val="00E42328"/>
    <w:rsid w:val="00E4284B"/>
    <w:rsid w:val="00E439FB"/>
    <w:rsid w:val="00E5010A"/>
    <w:rsid w:val="00E51B5A"/>
    <w:rsid w:val="00E52D7F"/>
    <w:rsid w:val="00E52E8D"/>
    <w:rsid w:val="00E53B77"/>
    <w:rsid w:val="00E54037"/>
    <w:rsid w:val="00E560DE"/>
    <w:rsid w:val="00E563D2"/>
    <w:rsid w:val="00E568E7"/>
    <w:rsid w:val="00E61578"/>
    <w:rsid w:val="00E620CA"/>
    <w:rsid w:val="00E6431F"/>
    <w:rsid w:val="00E6530D"/>
    <w:rsid w:val="00E653C5"/>
    <w:rsid w:val="00E65B67"/>
    <w:rsid w:val="00E66189"/>
    <w:rsid w:val="00E66DBD"/>
    <w:rsid w:val="00E722EF"/>
    <w:rsid w:val="00E73294"/>
    <w:rsid w:val="00E73906"/>
    <w:rsid w:val="00E768F5"/>
    <w:rsid w:val="00E80182"/>
    <w:rsid w:val="00E8410E"/>
    <w:rsid w:val="00E85DF7"/>
    <w:rsid w:val="00E90C4F"/>
    <w:rsid w:val="00E90CF4"/>
    <w:rsid w:val="00E9320C"/>
    <w:rsid w:val="00E964F7"/>
    <w:rsid w:val="00E96DF7"/>
    <w:rsid w:val="00E96F5C"/>
    <w:rsid w:val="00EA12E5"/>
    <w:rsid w:val="00EA1C8C"/>
    <w:rsid w:val="00EA32EF"/>
    <w:rsid w:val="00EA44DD"/>
    <w:rsid w:val="00EA502C"/>
    <w:rsid w:val="00EA53A8"/>
    <w:rsid w:val="00EA5523"/>
    <w:rsid w:val="00EB0206"/>
    <w:rsid w:val="00EB0A59"/>
    <w:rsid w:val="00EB1189"/>
    <w:rsid w:val="00EB1A97"/>
    <w:rsid w:val="00EB1D43"/>
    <w:rsid w:val="00EB2013"/>
    <w:rsid w:val="00EB304C"/>
    <w:rsid w:val="00EB33A0"/>
    <w:rsid w:val="00EB4E0D"/>
    <w:rsid w:val="00EB5049"/>
    <w:rsid w:val="00EB5170"/>
    <w:rsid w:val="00EB55F9"/>
    <w:rsid w:val="00EB5BFC"/>
    <w:rsid w:val="00EB5D0E"/>
    <w:rsid w:val="00EC06A4"/>
    <w:rsid w:val="00EC0B3E"/>
    <w:rsid w:val="00EC41B6"/>
    <w:rsid w:val="00EC547B"/>
    <w:rsid w:val="00EC6505"/>
    <w:rsid w:val="00EC6D0E"/>
    <w:rsid w:val="00EC750A"/>
    <w:rsid w:val="00EC77D0"/>
    <w:rsid w:val="00EC7FE2"/>
    <w:rsid w:val="00ED2EBA"/>
    <w:rsid w:val="00ED3195"/>
    <w:rsid w:val="00ED3D48"/>
    <w:rsid w:val="00ED3D54"/>
    <w:rsid w:val="00ED4515"/>
    <w:rsid w:val="00ED4D3A"/>
    <w:rsid w:val="00ED53B5"/>
    <w:rsid w:val="00ED6CDE"/>
    <w:rsid w:val="00ED7CAE"/>
    <w:rsid w:val="00EE069E"/>
    <w:rsid w:val="00EE2F97"/>
    <w:rsid w:val="00EE39DE"/>
    <w:rsid w:val="00EE4607"/>
    <w:rsid w:val="00EE468E"/>
    <w:rsid w:val="00EE6EA0"/>
    <w:rsid w:val="00EF0467"/>
    <w:rsid w:val="00EF050E"/>
    <w:rsid w:val="00EF1AFC"/>
    <w:rsid w:val="00EF39ED"/>
    <w:rsid w:val="00EF4CC8"/>
    <w:rsid w:val="00EF58F0"/>
    <w:rsid w:val="00EF6B87"/>
    <w:rsid w:val="00EF6E77"/>
    <w:rsid w:val="00F0009C"/>
    <w:rsid w:val="00F0070C"/>
    <w:rsid w:val="00F00CE0"/>
    <w:rsid w:val="00F0415A"/>
    <w:rsid w:val="00F106DC"/>
    <w:rsid w:val="00F15326"/>
    <w:rsid w:val="00F15ADD"/>
    <w:rsid w:val="00F20D04"/>
    <w:rsid w:val="00F21106"/>
    <w:rsid w:val="00F21786"/>
    <w:rsid w:val="00F22BC5"/>
    <w:rsid w:val="00F2591F"/>
    <w:rsid w:val="00F25E5F"/>
    <w:rsid w:val="00F2667A"/>
    <w:rsid w:val="00F26775"/>
    <w:rsid w:val="00F26A85"/>
    <w:rsid w:val="00F26B5E"/>
    <w:rsid w:val="00F26F92"/>
    <w:rsid w:val="00F273AA"/>
    <w:rsid w:val="00F3006F"/>
    <w:rsid w:val="00F306F4"/>
    <w:rsid w:val="00F31277"/>
    <w:rsid w:val="00F323C3"/>
    <w:rsid w:val="00F33BEB"/>
    <w:rsid w:val="00F34206"/>
    <w:rsid w:val="00F3509F"/>
    <w:rsid w:val="00F36801"/>
    <w:rsid w:val="00F4029E"/>
    <w:rsid w:val="00F40B69"/>
    <w:rsid w:val="00F4226A"/>
    <w:rsid w:val="00F42F2C"/>
    <w:rsid w:val="00F43758"/>
    <w:rsid w:val="00F441DD"/>
    <w:rsid w:val="00F45270"/>
    <w:rsid w:val="00F4570F"/>
    <w:rsid w:val="00F462EB"/>
    <w:rsid w:val="00F464AA"/>
    <w:rsid w:val="00F47757"/>
    <w:rsid w:val="00F52781"/>
    <w:rsid w:val="00F52F83"/>
    <w:rsid w:val="00F539E0"/>
    <w:rsid w:val="00F54055"/>
    <w:rsid w:val="00F54481"/>
    <w:rsid w:val="00F56D8C"/>
    <w:rsid w:val="00F62F29"/>
    <w:rsid w:val="00F63AE1"/>
    <w:rsid w:val="00F65AF2"/>
    <w:rsid w:val="00F660CF"/>
    <w:rsid w:val="00F67F27"/>
    <w:rsid w:val="00F67FDB"/>
    <w:rsid w:val="00F7068C"/>
    <w:rsid w:val="00F7200F"/>
    <w:rsid w:val="00F74DAB"/>
    <w:rsid w:val="00F75990"/>
    <w:rsid w:val="00F80A34"/>
    <w:rsid w:val="00F815F1"/>
    <w:rsid w:val="00F83445"/>
    <w:rsid w:val="00F84C82"/>
    <w:rsid w:val="00F8519A"/>
    <w:rsid w:val="00F87B4F"/>
    <w:rsid w:val="00F91F11"/>
    <w:rsid w:val="00F9211D"/>
    <w:rsid w:val="00F923FD"/>
    <w:rsid w:val="00F946D5"/>
    <w:rsid w:val="00F954DB"/>
    <w:rsid w:val="00F96C8E"/>
    <w:rsid w:val="00FA2318"/>
    <w:rsid w:val="00FA4BF4"/>
    <w:rsid w:val="00FA5779"/>
    <w:rsid w:val="00FA761A"/>
    <w:rsid w:val="00FA7678"/>
    <w:rsid w:val="00FB0744"/>
    <w:rsid w:val="00FB2073"/>
    <w:rsid w:val="00FB36D8"/>
    <w:rsid w:val="00FB37DC"/>
    <w:rsid w:val="00FB560F"/>
    <w:rsid w:val="00FB6220"/>
    <w:rsid w:val="00FB6446"/>
    <w:rsid w:val="00FC21FC"/>
    <w:rsid w:val="00FC37E7"/>
    <w:rsid w:val="00FC3B46"/>
    <w:rsid w:val="00FC40D4"/>
    <w:rsid w:val="00FC517F"/>
    <w:rsid w:val="00FC63FD"/>
    <w:rsid w:val="00FC755E"/>
    <w:rsid w:val="00FD180E"/>
    <w:rsid w:val="00FD2E94"/>
    <w:rsid w:val="00FD40BC"/>
    <w:rsid w:val="00FD4329"/>
    <w:rsid w:val="00FD5B36"/>
    <w:rsid w:val="00FD5BDF"/>
    <w:rsid w:val="00FD5DE7"/>
    <w:rsid w:val="00FD6900"/>
    <w:rsid w:val="00FE17AF"/>
    <w:rsid w:val="00FE207D"/>
    <w:rsid w:val="00FE34E6"/>
    <w:rsid w:val="00FE36A0"/>
    <w:rsid w:val="00FE41FD"/>
    <w:rsid w:val="00FE4CE4"/>
    <w:rsid w:val="00FE5DC1"/>
    <w:rsid w:val="00FF0054"/>
    <w:rsid w:val="00FF21F4"/>
    <w:rsid w:val="00FF322E"/>
    <w:rsid w:val="00FF4765"/>
    <w:rsid w:val="00FF4866"/>
    <w:rsid w:val="00FF670F"/>
    <w:rsid w:val="00FF6FA8"/>
    <w:rsid w:val="00FF7DB7"/>
    <w:rsid w:val="031E6AF2"/>
    <w:rsid w:val="05733819"/>
    <w:rsid w:val="05DDFE7B"/>
    <w:rsid w:val="08DFA20E"/>
    <w:rsid w:val="0B353E51"/>
    <w:rsid w:val="0B669934"/>
    <w:rsid w:val="0E30C053"/>
    <w:rsid w:val="0E3886C9"/>
    <w:rsid w:val="0EE8BA34"/>
    <w:rsid w:val="120ECA4B"/>
    <w:rsid w:val="128E502E"/>
    <w:rsid w:val="1392CFDD"/>
    <w:rsid w:val="13BA4717"/>
    <w:rsid w:val="1480E2CE"/>
    <w:rsid w:val="14C09B99"/>
    <w:rsid w:val="1675E45F"/>
    <w:rsid w:val="16B82BDD"/>
    <w:rsid w:val="1BBB1CE0"/>
    <w:rsid w:val="1C456378"/>
    <w:rsid w:val="1D3C9C8E"/>
    <w:rsid w:val="1D6202C9"/>
    <w:rsid w:val="1F0AED68"/>
    <w:rsid w:val="2066AF28"/>
    <w:rsid w:val="20C12DD7"/>
    <w:rsid w:val="25C2C6DB"/>
    <w:rsid w:val="25C44E06"/>
    <w:rsid w:val="25FDC652"/>
    <w:rsid w:val="26AE5330"/>
    <w:rsid w:val="27213D69"/>
    <w:rsid w:val="2AB41023"/>
    <w:rsid w:val="2D4E949D"/>
    <w:rsid w:val="2DED49AA"/>
    <w:rsid w:val="2FC65A58"/>
    <w:rsid w:val="31AA7C5B"/>
    <w:rsid w:val="31FE54C9"/>
    <w:rsid w:val="338B4E21"/>
    <w:rsid w:val="3488D292"/>
    <w:rsid w:val="357CA553"/>
    <w:rsid w:val="35F2C786"/>
    <w:rsid w:val="3D43E833"/>
    <w:rsid w:val="3F7DB1BE"/>
    <w:rsid w:val="400934F6"/>
    <w:rsid w:val="404C37B4"/>
    <w:rsid w:val="41F771C3"/>
    <w:rsid w:val="44CC51E3"/>
    <w:rsid w:val="452F5EE7"/>
    <w:rsid w:val="4611F2D8"/>
    <w:rsid w:val="487A75EF"/>
    <w:rsid w:val="493B29E7"/>
    <w:rsid w:val="498A3282"/>
    <w:rsid w:val="49F96B24"/>
    <w:rsid w:val="4CA34A52"/>
    <w:rsid w:val="4FA42673"/>
    <w:rsid w:val="4FDC3B37"/>
    <w:rsid w:val="50177C11"/>
    <w:rsid w:val="50A23839"/>
    <w:rsid w:val="51221366"/>
    <w:rsid w:val="54199E0A"/>
    <w:rsid w:val="569FD2C3"/>
    <w:rsid w:val="5749BC76"/>
    <w:rsid w:val="5908C644"/>
    <w:rsid w:val="5C872BAA"/>
    <w:rsid w:val="5CB03B8B"/>
    <w:rsid w:val="61022129"/>
    <w:rsid w:val="6248C73B"/>
    <w:rsid w:val="6382D659"/>
    <w:rsid w:val="63BB752A"/>
    <w:rsid w:val="63CAEB8F"/>
    <w:rsid w:val="642365BA"/>
    <w:rsid w:val="64641F14"/>
    <w:rsid w:val="64EE4F9A"/>
    <w:rsid w:val="6568C1C6"/>
    <w:rsid w:val="65BD9C13"/>
    <w:rsid w:val="670A4349"/>
    <w:rsid w:val="673D24A5"/>
    <w:rsid w:val="67F520E9"/>
    <w:rsid w:val="69D63983"/>
    <w:rsid w:val="6A12D626"/>
    <w:rsid w:val="6C74E93B"/>
    <w:rsid w:val="6C933924"/>
    <w:rsid w:val="6F33C934"/>
    <w:rsid w:val="6F527ADD"/>
    <w:rsid w:val="7135AC9C"/>
    <w:rsid w:val="71A6C0AD"/>
    <w:rsid w:val="723C9098"/>
    <w:rsid w:val="75A51F92"/>
    <w:rsid w:val="76E71295"/>
    <w:rsid w:val="78D9DBB0"/>
    <w:rsid w:val="79553648"/>
    <w:rsid w:val="7AA0A205"/>
    <w:rsid w:val="7AF2A860"/>
    <w:rsid w:val="7AFAF8A4"/>
    <w:rsid w:val="7DCC45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A7811"/>
  <w15:docId w15:val="{9EA95EE8-1C3B-4DD9-8874-9E353BDA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7708A"/>
    <w:pPr>
      <w:spacing w:line="240" w:lineRule="auto"/>
    </w:pPr>
  </w:style>
  <w:style w:type="paragraph" w:styleId="CommentSubject">
    <w:name w:val="annotation subject"/>
    <w:basedOn w:val="CommentText"/>
    <w:next w:val="CommentText"/>
    <w:link w:val="CommentSubjectChar"/>
    <w:uiPriority w:val="99"/>
    <w:semiHidden/>
    <w:unhideWhenUsed/>
    <w:rsid w:val="00BA1E21"/>
    <w:rPr>
      <w:b/>
      <w:bCs/>
    </w:rPr>
  </w:style>
  <w:style w:type="character" w:customStyle="1" w:styleId="CommentSubjectChar">
    <w:name w:val="Comment Subject Char"/>
    <w:basedOn w:val="CommentTextChar"/>
    <w:link w:val="CommentSubject"/>
    <w:uiPriority w:val="99"/>
    <w:semiHidden/>
    <w:rsid w:val="00BA1E21"/>
    <w:rPr>
      <w:b/>
      <w:bCs/>
      <w:sz w:val="20"/>
      <w:szCs w:val="20"/>
    </w:rPr>
  </w:style>
  <w:style w:type="paragraph" w:styleId="Header">
    <w:name w:val="header"/>
    <w:basedOn w:val="Normal"/>
    <w:link w:val="HeaderChar"/>
    <w:uiPriority w:val="99"/>
    <w:semiHidden/>
    <w:unhideWhenUsed/>
    <w:rsid w:val="00D1483F"/>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D1483F"/>
  </w:style>
  <w:style w:type="paragraph" w:styleId="Footer">
    <w:name w:val="footer"/>
    <w:basedOn w:val="Normal"/>
    <w:link w:val="FooterChar"/>
    <w:uiPriority w:val="99"/>
    <w:semiHidden/>
    <w:unhideWhenUsed/>
    <w:rsid w:val="00D1483F"/>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D1483F"/>
  </w:style>
  <w:style w:type="paragraph" w:styleId="ListParagraph">
    <w:name w:val="List Paragraph"/>
    <w:basedOn w:val="Normal"/>
    <w:uiPriority w:val="34"/>
    <w:qFormat/>
    <w:rsid w:val="00C531EF"/>
    <w:pPr>
      <w:ind w:left="720"/>
      <w:contextualSpacing/>
    </w:pPr>
  </w:style>
  <w:style w:type="character" w:styleId="Hyperlink">
    <w:name w:val="Hyperlink"/>
    <w:basedOn w:val="DefaultParagraphFont"/>
    <w:uiPriority w:val="99"/>
    <w:unhideWhenUsed/>
    <w:rsid w:val="00851EE0"/>
    <w:rPr>
      <w:color w:val="0000FF" w:themeColor="hyperlink"/>
      <w:u w:val="single"/>
    </w:rPr>
  </w:style>
  <w:style w:type="character" w:styleId="UnresolvedMention">
    <w:name w:val="Unresolved Mention"/>
    <w:basedOn w:val="DefaultParagraphFont"/>
    <w:uiPriority w:val="99"/>
    <w:semiHidden/>
    <w:unhideWhenUsed/>
    <w:rsid w:val="00851EE0"/>
    <w:rPr>
      <w:color w:val="605E5C"/>
      <w:shd w:val="clear" w:color="auto" w:fill="E1DFDD"/>
    </w:rPr>
  </w:style>
  <w:style w:type="character" w:styleId="FollowedHyperlink">
    <w:name w:val="FollowedHyperlink"/>
    <w:basedOn w:val="DefaultParagraphFont"/>
    <w:uiPriority w:val="99"/>
    <w:semiHidden/>
    <w:unhideWhenUsed/>
    <w:rsid w:val="00F323C3"/>
    <w:rPr>
      <w:color w:val="800080" w:themeColor="followedHyperlink"/>
      <w:u w:val="single"/>
    </w:rPr>
  </w:style>
  <w:style w:type="character" w:customStyle="1" w:styleId="csl-left-margin">
    <w:name w:val="csl-left-margin"/>
    <w:basedOn w:val="DefaultParagraphFont"/>
    <w:rsid w:val="008949D0"/>
  </w:style>
  <w:style w:type="character" w:customStyle="1" w:styleId="csl-right-inline">
    <w:name w:val="csl-right-inline"/>
    <w:basedOn w:val="DefaultParagraphFont"/>
    <w:rsid w:val="008949D0"/>
  </w:style>
  <w:style w:type="paragraph" w:styleId="NormalWeb">
    <w:name w:val="Normal (Web)"/>
    <w:basedOn w:val="Normal"/>
    <w:uiPriority w:val="99"/>
    <w:unhideWhenUsed/>
    <w:rsid w:val="00224D03"/>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csl-entry">
    <w:name w:val="csl-entry"/>
    <w:basedOn w:val="DefaultParagraphFont"/>
    <w:rsid w:val="005E3EA3"/>
  </w:style>
  <w:style w:type="character" w:styleId="PlaceholderText">
    <w:name w:val="Placeholder Text"/>
    <w:basedOn w:val="DefaultParagraphFont"/>
    <w:uiPriority w:val="99"/>
    <w:semiHidden/>
    <w:rsid w:val="00647B6A"/>
    <w:rPr>
      <w:color w:val="666666"/>
    </w:rPr>
  </w:style>
  <w:style w:type="character" w:customStyle="1" w:styleId="katex-mathml">
    <w:name w:val="katex-mathml"/>
    <w:basedOn w:val="DefaultParagraphFont"/>
    <w:rsid w:val="001B2ACB"/>
  </w:style>
  <w:style w:type="character" w:customStyle="1" w:styleId="mord">
    <w:name w:val="mord"/>
    <w:basedOn w:val="DefaultParagraphFont"/>
    <w:rsid w:val="001B2ACB"/>
  </w:style>
  <w:style w:type="character" w:styleId="Strong">
    <w:name w:val="Strong"/>
    <w:basedOn w:val="DefaultParagraphFont"/>
    <w:uiPriority w:val="22"/>
    <w:qFormat/>
    <w:rsid w:val="001B2ACB"/>
    <w:rPr>
      <w:b/>
      <w:bCs/>
    </w:rPr>
  </w:style>
  <w:style w:type="character" w:styleId="Emphasis">
    <w:name w:val="Emphasis"/>
    <w:basedOn w:val="DefaultParagraphFont"/>
    <w:uiPriority w:val="20"/>
    <w:qFormat/>
    <w:rsid w:val="001B2ACB"/>
    <w:rPr>
      <w:i/>
      <w:iCs/>
    </w:rPr>
  </w:style>
  <w:style w:type="character" w:customStyle="1" w:styleId="mopen">
    <w:name w:val="mopen"/>
    <w:basedOn w:val="DefaultParagraphFont"/>
    <w:rsid w:val="00344994"/>
  </w:style>
  <w:style w:type="character" w:customStyle="1" w:styleId="mclose">
    <w:name w:val="mclose"/>
    <w:basedOn w:val="DefaultParagraphFont"/>
    <w:rsid w:val="00344994"/>
  </w:style>
  <w:style w:type="character" w:customStyle="1" w:styleId="mrel">
    <w:name w:val="mrel"/>
    <w:basedOn w:val="DefaultParagraphFont"/>
    <w:rsid w:val="00344994"/>
  </w:style>
  <w:style w:type="character" w:customStyle="1" w:styleId="vlist-s">
    <w:name w:val="vlist-s"/>
    <w:basedOn w:val="DefaultParagraphFont"/>
    <w:rsid w:val="00344994"/>
  </w:style>
  <w:style w:type="character" w:customStyle="1" w:styleId="mpunct">
    <w:name w:val="mpunct"/>
    <w:basedOn w:val="DefaultParagraphFont"/>
    <w:rsid w:val="00344994"/>
  </w:style>
  <w:style w:type="character" w:customStyle="1" w:styleId="minner">
    <w:name w:val="minner"/>
    <w:basedOn w:val="DefaultParagraphFont"/>
    <w:rsid w:val="00344994"/>
  </w:style>
  <w:style w:type="character" w:customStyle="1" w:styleId="delimsizing">
    <w:name w:val="delimsizing"/>
    <w:basedOn w:val="DefaultParagraphFont"/>
    <w:rsid w:val="00344994"/>
  </w:style>
  <w:style w:type="character" w:customStyle="1" w:styleId="mbin">
    <w:name w:val="mbin"/>
    <w:basedOn w:val="DefaultParagraphFont"/>
    <w:rsid w:val="00344994"/>
  </w:style>
  <w:style w:type="character" w:customStyle="1" w:styleId="mop">
    <w:name w:val="mop"/>
    <w:basedOn w:val="DefaultParagraphFont"/>
    <w:rsid w:val="00344994"/>
  </w:style>
  <w:style w:type="character" w:styleId="HTMLCode">
    <w:name w:val="HTML Code"/>
    <w:basedOn w:val="DefaultParagraphFont"/>
    <w:uiPriority w:val="99"/>
    <w:semiHidden/>
    <w:unhideWhenUsed/>
    <w:rsid w:val="003449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590">
      <w:bodyDiv w:val="1"/>
      <w:marLeft w:val="0"/>
      <w:marRight w:val="0"/>
      <w:marTop w:val="0"/>
      <w:marBottom w:val="0"/>
      <w:divBdr>
        <w:top w:val="none" w:sz="0" w:space="0" w:color="auto"/>
        <w:left w:val="none" w:sz="0" w:space="0" w:color="auto"/>
        <w:bottom w:val="none" w:sz="0" w:space="0" w:color="auto"/>
        <w:right w:val="none" w:sz="0" w:space="0" w:color="auto"/>
      </w:divBdr>
    </w:div>
    <w:div w:id="57947499">
      <w:bodyDiv w:val="1"/>
      <w:marLeft w:val="0"/>
      <w:marRight w:val="0"/>
      <w:marTop w:val="0"/>
      <w:marBottom w:val="0"/>
      <w:divBdr>
        <w:top w:val="none" w:sz="0" w:space="0" w:color="auto"/>
        <w:left w:val="none" w:sz="0" w:space="0" w:color="auto"/>
        <w:bottom w:val="none" w:sz="0" w:space="0" w:color="auto"/>
        <w:right w:val="none" w:sz="0" w:space="0" w:color="auto"/>
      </w:divBdr>
    </w:div>
    <w:div w:id="132798543">
      <w:bodyDiv w:val="1"/>
      <w:marLeft w:val="0"/>
      <w:marRight w:val="0"/>
      <w:marTop w:val="0"/>
      <w:marBottom w:val="0"/>
      <w:divBdr>
        <w:top w:val="none" w:sz="0" w:space="0" w:color="auto"/>
        <w:left w:val="none" w:sz="0" w:space="0" w:color="auto"/>
        <w:bottom w:val="none" w:sz="0" w:space="0" w:color="auto"/>
        <w:right w:val="none" w:sz="0" w:space="0" w:color="auto"/>
      </w:divBdr>
    </w:div>
    <w:div w:id="156654453">
      <w:bodyDiv w:val="1"/>
      <w:marLeft w:val="0"/>
      <w:marRight w:val="0"/>
      <w:marTop w:val="0"/>
      <w:marBottom w:val="0"/>
      <w:divBdr>
        <w:top w:val="none" w:sz="0" w:space="0" w:color="auto"/>
        <w:left w:val="none" w:sz="0" w:space="0" w:color="auto"/>
        <w:bottom w:val="none" w:sz="0" w:space="0" w:color="auto"/>
        <w:right w:val="none" w:sz="0" w:space="0" w:color="auto"/>
      </w:divBdr>
    </w:div>
    <w:div w:id="160514266">
      <w:bodyDiv w:val="1"/>
      <w:marLeft w:val="0"/>
      <w:marRight w:val="0"/>
      <w:marTop w:val="0"/>
      <w:marBottom w:val="0"/>
      <w:divBdr>
        <w:top w:val="none" w:sz="0" w:space="0" w:color="auto"/>
        <w:left w:val="none" w:sz="0" w:space="0" w:color="auto"/>
        <w:bottom w:val="none" w:sz="0" w:space="0" w:color="auto"/>
        <w:right w:val="none" w:sz="0" w:space="0" w:color="auto"/>
      </w:divBdr>
    </w:div>
    <w:div w:id="175576654">
      <w:bodyDiv w:val="1"/>
      <w:marLeft w:val="0"/>
      <w:marRight w:val="0"/>
      <w:marTop w:val="0"/>
      <w:marBottom w:val="0"/>
      <w:divBdr>
        <w:top w:val="none" w:sz="0" w:space="0" w:color="auto"/>
        <w:left w:val="none" w:sz="0" w:space="0" w:color="auto"/>
        <w:bottom w:val="none" w:sz="0" w:space="0" w:color="auto"/>
        <w:right w:val="none" w:sz="0" w:space="0" w:color="auto"/>
      </w:divBdr>
    </w:div>
    <w:div w:id="252473249">
      <w:bodyDiv w:val="1"/>
      <w:marLeft w:val="0"/>
      <w:marRight w:val="0"/>
      <w:marTop w:val="0"/>
      <w:marBottom w:val="0"/>
      <w:divBdr>
        <w:top w:val="none" w:sz="0" w:space="0" w:color="auto"/>
        <w:left w:val="none" w:sz="0" w:space="0" w:color="auto"/>
        <w:bottom w:val="none" w:sz="0" w:space="0" w:color="auto"/>
        <w:right w:val="none" w:sz="0" w:space="0" w:color="auto"/>
      </w:divBdr>
    </w:div>
    <w:div w:id="264119766">
      <w:bodyDiv w:val="1"/>
      <w:marLeft w:val="0"/>
      <w:marRight w:val="0"/>
      <w:marTop w:val="0"/>
      <w:marBottom w:val="0"/>
      <w:divBdr>
        <w:top w:val="none" w:sz="0" w:space="0" w:color="auto"/>
        <w:left w:val="none" w:sz="0" w:space="0" w:color="auto"/>
        <w:bottom w:val="none" w:sz="0" w:space="0" w:color="auto"/>
        <w:right w:val="none" w:sz="0" w:space="0" w:color="auto"/>
      </w:divBdr>
    </w:div>
    <w:div w:id="291400961">
      <w:bodyDiv w:val="1"/>
      <w:marLeft w:val="0"/>
      <w:marRight w:val="0"/>
      <w:marTop w:val="0"/>
      <w:marBottom w:val="0"/>
      <w:divBdr>
        <w:top w:val="none" w:sz="0" w:space="0" w:color="auto"/>
        <w:left w:val="none" w:sz="0" w:space="0" w:color="auto"/>
        <w:bottom w:val="none" w:sz="0" w:space="0" w:color="auto"/>
        <w:right w:val="none" w:sz="0" w:space="0" w:color="auto"/>
      </w:divBdr>
    </w:div>
    <w:div w:id="461651489">
      <w:bodyDiv w:val="1"/>
      <w:marLeft w:val="0"/>
      <w:marRight w:val="0"/>
      <w:marTop w:val="0"/>
      <w:marBottom w:val="0"/>
      <w:divBdr>
        <w:top w:val="none" w:sz="0" w:space="0" w:color="auto"/>
        <w:left w:val="none" w:sz="0" w:space="0" w:color="auto"/>
        <w:bottom w:val="none" w:sz="0" w:space="0" w:color="auto"/>
        <w:right w:val="none" w:sz="0" w:space="0" w:color="auto"/>
      </w:divBdr>
    </w:div>
    <w:div w:id="486944353">
      <w:bodyDiv w:val="1"/>
      <w:marLeft w:val="0"/>
      <w:marRight w:val="0"/>
      <w:marTop w:val="0"/>
      <w:marBottom w:val="0"/>
      <w:divBdr>
        <w:top w:val="none" w:sz="0" w:space="0" w:color="auto"/>
        <w:left w:val="none" w:sz="0" w:space="0" w:color="auto"/>
        <w:bottom w:val="none" w:sz="0" w:space="0" w:color="auto"/>
        <w:right w:val="none" w:sz="0" w:space="0" w:color="auto"/>
      </w:divBdr>
    </w:div>
    <w:div w:id="576329750">
      <w:bodyDiv w:val="1"/>
      <w:marLeft w:val="0"/>
      <w:marRight w:val="0"/>
      <w:marTop w:val="0"/>
      <w:marBottom w:val="0"/>
      <w:divBdr>
        <w:top w:val="none" w:sz="0" w:space="0" w:color="auto"/>
        <w:left w:val="none" w:sz="0" w:space="0" w:color="auto"/>
        <w:bottom w:val="none" w:sz="0" w:space="0" w:color="auto"/>
        <w:right w:val="none" w:sz="0" w:space="0" w:color="auto"/>
      </w:divBdr>
    </w:div>
    <w:div w:id="576743084">
      <w:bodyDiv w:val="1"/>
      <w:marLeft w:val="0"/>
      <w:marRight w:val="0"/>
      <w:marTop w:val="0"/>
      <w:marBottom w:val="0"/>
      <w:divBdr>
        <w:top w:val="none" w:sz="0" w:space="0" w:color="auto"/>
        <w:left w:val="none" w:sz="0" w:space="0" w:color="auto"/>
        <w:bottom w:val="none" w:sz="0" w:space="0" w:color="auto"/>
        <w:right w:val="none" w:sz="0" w:space="0" w:color="auto"/>
      </w:divBdr>
    </w:div>
    <w:div w:id="606734405">
      <w:bodyDiv w:val="1"/>
      <w:marLeft w:val="0"/>
      <w:marRight w:val="0"/>
      <w:marTop w:val="0"/>
      <w:marBottom w:val="0"/>
      <w:divBdr>
        <w:top w:val="none" w:sz="0" w:space="0" w:color="auto"/>
        <w:left w:val="none" w:sz="0" w:space="0" w:color="auto"/>
        <w:bottom w:val="none" w:sz="0" w:space="0" w:color="auto"/>
        <w:right w:val="none" w:sz="0" w:space="0" w:color="auto"/>
      </w:divBdr>
    </w:div>
    <w:div w:id="616983851">
      <w:bodyDiv w:val="1"/>
      <w:marLeft w:val="0"/>
      <w:marRight w:val="0"/>
      <w:marTop w:val="0"/>
      <w:marBottom w:val="0"/>
      <w:divBdr>
        <w:top w:val="none" w:sz="0" w:space="0" w:color="auto"/>
        <w:left w:val="none" w:sz="0" w:space="0" w:color="auto"/>
        <w:bottom w:val="none" w:sz="0" w:space="0" w:color="auto"/>
        <w:right w:val="none" w:sz="0" w:space="0" w:color="auto"/>
      </w:divBdr>
    </w:div>
    <w:div w:id="628710425">
      <w:bodyDiv w:val="1"/>
      <w:marLeft w:val="0"/>
      <w:marRight w:val="0"/>
      <w:marTop w:val="0"/>
      <w:marBottom w:val="0"/>
      <w:divBdr>
        <w:top w:val="none" w:sz="0" w:space="0" w:color="auto"/>
        <w:left w:val="none" w:sz="0" w:space="0" w:color="auto"/>
        <w:bottom w:val="none" w:sz="0" w:space="0" w:color="auto"/>
        <w:right w:val="none" w:sz="0" w:space="0" w:color="auto"/>
      </w:divBdr>
    </w:div>
    <w:div w:id="635335369">
      <w:bodyDiv w:val="1"/>
      <w:marLeft w:val="0"/>
      <w:marRight w:val="0"/>
      <w:marTop w:val="0"/>
      <w:marBottom w:val="0"/>
      <w:divBdr>
        <w:top w:val="none" w:sz="0" w:space="0" w:color="auto"/>
        <w:left w:val="none" w:sz="0" w:space="0" w:color="auto"/>
        <w:bottom w:val="none" w:sz="0" w:space="0" w:color="auto"/>
        <w:right w:val="none" w:sz="0" w:space="0" w:color="auto"/>
      </w:divBdr>
    </w:div>
    <w:div w:id="689767684">
      <w:bodyDiv w:val="1"/>
      <w:marLeft w:val="0"/>
      <w:marRight w:val="0"/>
      <w:marTop w:val="0"/>
      <w:marBottom w:val="0"/>
      <w:divBdr>
        <w:top w:val="none" w:sz="0" w:space="0" w:color="auto"/>
        <w:left w:val="none" w:sz="0" w:space="0" w:color="auto"/>
        <w:bottom w:val="none" w:sz="0" w:space="0" w:color="auto"/>
        <w:right w:val="none" w:sz="0" w:space="0" w:color="auto"/>
      </w:divBdr>
    </w:div>
    <w:div w:id="757554090">
      <w:bodyDiv w:val="1"/>
      <w:marLeft w:val="0"/>
      <w:marRight w:val="0"/>
      <w:marTop w:val="0"/>
      <w:marBottom w:val="0"/>
      <w:divBdr>
        <w:top w:val="none" w:sz="0" w:space="0" w:color="auto"/>
        <w:left w:val="none" w:sz="0" w:space="0" w:color="auto"/>
        <w:bottom w:val="none" w:sz="0" w:space="0" w:color="auto"/>
        <w:right w:val="none" w:sz="0" w:space="0" w:color="auto"/>
      </w:divBdr>
    </w:div>
    <w:div w:id="808328663">
      <w:bodyDiv w:val="1"/>
      <w:marLeft w:val="0"/>
      <w:marRight w:val="0"/>
      <w:marTop w:val="0"/>
      <w:marBottom w:val="0"/>
      <w:divBdr>
        <w:top w:val="none" w:sz="0" w:space="0" w:color="auto"/>
        <w:left w:val="none" w:sz="0" w:space="0" w:color="auto"/>
        <w:bottom w:val="none" w:sz="0" w:space="0" w:color="auto"/>
        <w:right w:val="none" w:sz="0" w:space="0" w:color="auto"/>
      </w:divBdr>
    </w:div>
    <w:div w:id="830827453">
      <w:bodyDiv w:val="1"/>
      <w:marLeft w:val="0"/>
      <w:marRight w:val="0"/>
      <w:marTop w:val="0"/>
      <w:marBottom w:val="0"/>
      <w:divBdr>
        <w:top w:val="none" w:sz="0" w:space="0" w:color="auto"/>
        <w:left w:val="none" w:sz="0" w:space="0" w:color="auto"/>
        <w:bottom w:val="none" w:sz="0" w:space="0" w:color="auto"/>
        <w:right w:val="none" w:sz="0" w:space="0" w:color="auto"/>
      </w:divBdr>
    </w:div>
    <w:div w:id="961115289">
      <w:bodyDiv w:val="1"/>
      <w:marLeft w:val="0"/>
      <w:marRight w:val="0"/>
      <w:marTop w:val="0"/>
      <w:marBottom w:val="0"/>
      <w:divBdr>
        <w:top w:val="none" w:sz="0" w:space="0" w:color="auto"/>
        <w:left w:val="none" w:sz="0" w:space="0" w:color="auto"/>
        <w:bottom w:val="none" w:sz="0" w:space="0" w:color="auto"/>
        <w:right w:val="none" w:sz="0" w:space="0" w:color="auto"/>
      </w:divBdr>
    </w:div>
    <w:div w:id="1016224796">
      <w:bodyDiv w:val="1"/>
      <w:marLeft w:val="0"/>
      <w:marRight w:val="0"/>
      <w:marTop w:val="0"/>
      <w:marBottom w:val="0"/>
      <w:divBdr>
        <w:top w:val="none" w:sz="0" w:space="0" w:color="auto"/>
        <w:left w:val="none" w:sz="0" w:space="0" w:color="auto"/>
        <w:bottom w:val="none" w:sz="0" w:space="0" w:color="auto"/>
        <w:right w:val="none" w:sz="0" w:space="0" w:color="auto"/>
      </w:divBdr>
    </w:div>
    <w:div w:id="1039429799">
      <w:bodyDiv w:val="1"/>
      <w:marLeft w:val="0"/>
      <w:marRight w:val="0"/>
      <w:marTop w:val="0"/>
      <w:marBottom w:val="0"/>
      <w:divBdr>
        <w:top w:val="none" w:sz="0" w:space="0" w:color="auto"/>
        <w:left w:val="none" w:sz="0" w:space="0" w:color="auto"/>
        <w:bottom w:val="none" w:sz="0" w:space="0" w:color="auto"/>
        <w:right w:val="none" w:sz="0" w:space="0" w:color="auto"/>
      </w:divBdr>
    </w:div>
    <w:div w:id="1114128571">
      <w:bodyDiv w:val="1"/>
      <w:marLeft w:val="0"/>
      <w:marRight w:val="0"/>
      <w:marTop w:val="0"/>
      <w:marBottom w:val="0"/>
      <w:divBdr>
        <w:top w:val="none" w:sz="0" w:space="0" w:color="auto"/>
        <w:left w:val="none" w:sz="0" w:space="0" w:color="auto"/>
        <w:bottom w:val="none" w:sz="0" w:space="0" w:color="auto"/>
        <w:right w:val="none" w:sz="0" w:space="0" w:color="auto"/>
      </w:divBdr>
    </w:div>
    <w:div w:id="1169447070">
      <w:bodyDiv w:val="1"/>
      <w:marLeft w:val="0"/>
      <w:marRight w:val="0"/>
      <w:marTop w:val="0"/>
      <w:marBottom w:val="0"/>
      <w:divBdr>
        <w:top w:val="none" w:sz="0" w:space="0" w:color="auto"/>
        <w:left w:val="none" w:sz="0" w:space="0" w:color="auto"/>
        <w:bottom w:val="none" w:sz="0" w:space="0" w:color="auto"/>
        <w:right w:val="none" w:sz="0" w:space="0" w:color="auto"/>
      </w:divBdr>
    </w:div>
    <w:div w:id="1222518850">
      <w:bodyDiv w:val="1"/>
      <w:marLeft w:val="0"/>
      <w:marRight w:val="0"/>
      <w:marTop w:val="0"/>
      <w:marBottom w:val="0"/>
      <w:divBdr>
        <w:top w:val="none" w:sz="0" w:space="0" w:color="auto"/>
        <w:left w:val="none" w:sz="0" w:space="0" w:color="auto"/>
        <w:bottom w:val="none" w:sz="0" w:space="0" w:color="auto"/>
        <w:right w:val="none" w:sz="0" w:space="0" w:color="auto"/>
      </w:divBdr>
    </w:div>
    <w:div w:id="1273635247">
      <w:bodyDiv w:val="1"/>
      <w:marLeft w:val="0"/>
      <w:marRight w:val="0"/>
      <w:marTop w:val="0"/>
      <w:marBottom w:val="0"/>
      <w:divBdr>
        <w:top w:val="none" w:sz="0" w:space="0" w:color="auto"/>
        <w:left w:val="none" w:sz="0" w:space="0" w:color="auto"/>
        <w:bottom w:val="none" w:sz="0" w:space="0" w:color="auto"/>
        <w:right w:val="none" w:sz="0" w:space="0" w:color="auto"/>
      </w:divBdr>
    </w:div>
    <w:div w:id="1326712972">
      <w:bodyDiv w:val="1"/>
      <w:marLeft w:val="0"/>
      <w:marRight w:val="0"/>
      <w:marTop w:val="0"/>
      <w:marBottom w:val="0"/>
      <w:divBdr>
        <w:top w:val="none" w:sz="0" w:space="0" w:color="auto"/>
        <w:left w:val="none" w:sz="0" w:space="0" w:color="auto"/>
        <w:bottom w:val="none" w:sz="0" w:space="0" w:color="auto"/>
        <w:right w:val="none" w:sz="0" w:space="0" w:color="auto"/>
      </w:divBdr>
    </w:div>
    <w:div w:id="1331324074">
      <w:bodyDiv w:val="1"/>
      <w:marLeft w:val="0"/>
      <w:marRight w:val="0"/>
      <w:marTop w:val="0"/>
      <w:marBottom w:val="0"/>
      <w:divBdr>
        <w:top w:val="none" w:sz="0" w:space="0" w:color="auto"/>
        <w:left w:val="none" w:sz="0" w:space="0" w:color="auto"/>
        <w:bottom w:val="none" w:sz="0" w:space="0" w:color="auto"/>
        <w:right w:val="none" w:sz="0" w:space="0" w:color="auto"/>
      </w:divBdr>
    </w:div>
    <w:div w:id="1356150386">
      <w:bodyDiv w:val="1"/>
      <w:marLeft w:val="0"/>
      <w:marRight w:val="0"/>
      <w:marTop w:val="0"/>
      <w:marBottom w:val="0"/>
      <w:divBdr>
        <w:top w:val="none" w:sz="0" w:space="0" w:color="auto"/>
        <w:left w:val="none" w:sz="0" w:space="0" w:color="auto"/>
        <w:bottom w:val="none" w:sz="0" w:space="0" w:color="auto"/>
        <w:right w:val="none" w:sz="0" w:space="0" w:color="auto"/>
      </w:divBdr>
    </w:div>
    <w:div w:id="1372464476">
      <w:bodyDiv w:val="1"/>
      <w:marLeft w:val="0"/>
      <w:marRight w:val="0"/>
      <w:marTop w:val="0"/>
      <w:marBottom w:val="0"/>
      <w:divBdr>
        <w:top w:val="none" w:sz="0" w:space="0" w:color="auto"/>
        <w:left w:val="none" w:sz="0" w:space="0" w:color="auto"/>
        <w:bottom w:val="none" w:sz="0" w:space="0" w:color="auto"/>
        <w:right w:val="none" w:sz="0" w:space="0" w:color="auto"/>
      </w:divBdr>
    </w:div>
    <w:div w:id="1453131574">
      <w:bodyDiv w:val="1"/>
      <w:marLeft w:val="0"/>
      <w:marRight w:val="0"/>
      <w:marTop w:val="0"/>
      <w:marBottom w:val="0"/>
      <w:divBdr>
        <w:top w:val="none" w:sz="0" w:space="0" w:color="auto"/>
        <w:left w:val="none" w:sz="0" w:space="0" w:color="auto"/>
        <w:bottom w:val="none" w:sz="0" w:space="0" w:color="auto"/>
        <w:right w:val="none" w:sz="0" w:space="0" w:color="auto"/>
      </w:divBdr>
    </w:div>
    <w:div w:id="1502699702">
      <w:bodyDiv w:val="1"/>
      <w:marLeft w:val="0"/>
      <w:marRight w:val="0"/>
      <w:marTop w:val="0"/>
      <w:marBottom w:val="0"/>
      <w:divBdr>
        <w:top w:val="none" w:sz="0" w:space="0" w:color="auto"/>
        <w:left w:val="none" w:sz="0" w:space="0" w:color="auto"/>
        <w:bottom w:val="none" w:sz="0" w:space="0" w:color="auto"/>
        <w:right w:val="none" w:sz="0" w:space="0" w:color="auto"/>
      </w:divBdr>
    </w:div>
    <w:div w:id="1593008608">
      <w:bodyDiv w:val="1"/>
      <w:marLeft w:val="0"/>
      <w:marRight w:val="0"/>
      <w:marTop w:val="0"/>
      <w:marBottom w:val="0"/>
      <w:divBdr>
        <w:top w:val="none" w:sz="0" w:space="0" w:color="auto"/>
        <w:left w:val="none" w:sz="0" w:space="0" w:color="auto"/>
        <w:bottom w:val="none" w:sz="0" w:space="0" w:color="auto"/>
        <w:right w:val="none" w:sz="0" w:space="0" w:color="auto"/>
      </w:divBdr>
    </w:div>
    <w:div w:id="1640961041">
      <w:bodyDiv w:val="1"/>
      <w:marLeft w:val="0"/>
      <w:marRight w:val="0"/>
      <w:marTop w:val="0"/>
      <w:marBottom w:val="0"/>
      <w:divBdr>
        <w:top w:val="none" w:sz="0" w:space="0" w:color="auto"/>
        <w:left w:val="none" w:sz="0" w:space="0" w:color="auto"/>
        <w:bottom w:val="none" w:sz="0" w:space="0" w:color="auto"/>
        <w:right w:val="none" w:sz="0" w:space="0" w:color="auto"/>
      </w:divBdr>
    </w:div>
    <w:div w:id="1660499698">
      <w:bodyDiv w:val="1"/>
      <w:marLeft w:val="0"/>
      <w:marRight w:val="0"/>
      <w:marTop w:val="0"/>
      <w:marBottom w:val="0"/>
      <w:divBdr>
        <w:top w:val="none" w:sz="0" w:space="0" w:color="auto"/>
        <w:left w:val="none" w:sz="0" w:space="0" w:color="auto"/>
        <w:bottom w:val="none" w:sz="0" w:space="0" w:color="auto"/>
        <w:right w:val="none" w:sz="0" w:space="0" w:color="auto"/>
      </w:divBdr>
    </w:div>
    <w:div w:id="1687903264">
      <w:bodyDiv w:val="1"/>
      <w:marLeft w:val="0"/>
      <w:marRight w:val="0"/>
      <w:marTop w:val="0"/>
      <w:marBottom w:val="0"/>
      <w:divBdr>
        <w:top w:val="none" w:sz="0" w:space="0" w:color="auto"/>
        <w:left w:val="none" w:sz="0" w:space="0" w:color="auto"/>
        <w:bottom w:val="none" w:sz="0" w:space="0" w:color="auto"/>
        <w:right w:val="none" w:sz="0" w:space="0" w:color="auto"/>
      </w:divBdr>
    </w:div>
    <w:div w:id="1732652795">
      <w:bodyDiv w:val="1"/>
      <w:marLeft w:val="0"/>
      <w:marRight w:val="0"/>
      <w:marTop w:val="0"/>
      <w:marBottom w:val="0"/>
      <w:divBdr>
        <w:top w:val="none" w:sz="0" w:space="0" w:color="auto"/>
        <w:left w:val="none" w:sz="0" w:space="0" w:color="auto"/>
        <w:bottom w:val="none" w:sz="0" w:space="0" w:color="auto"/>
        <w:right w:val="none" w:sz="0" w:space="0" w:color="auto"/>
      </w:divBdr>
    </w:div>
    <w:div w:id="1799495248">
      <w:bodyDiv w:val="1"/>
      <w:marLeft w:val="0"/>
      <w:marRight w:val="0"/>
      <w:marTop w:val="0"/>
      <w:marBottom w:val="0"/>
      <w:divBdr>
        <w:top w:val="none" w:sz="0" w:space="0" w:color="auto"/>
        <w:left w:val="none" w:sz="0" w:space="0" w:color="auto"/>
        <w:bottom w:val="none" w:sz="0" w:space="0" w:color="auto"/>
        <w:right w:val="none" w:sz="0" w:space="0" w:color="auto"/>
      </w:divBdr>
    </w:div>
    <w:div w:id="2133210218">
      <w:bodyDiv w:val="1"/>
      <w:marLeft w:val="0"/>
      <w:marRight w:val="0"/>
      <w:marTop w:val="0"/>
      <w:marBottom w:val="0"/>
      <w:divBdr>
        <w:top w:val="none" w:sz="0" w:space="0" w:color="auto"/>
        <w:left w:val="none" w:sz="0" w:space="0" w:color="auto"/>
        <w:bottom w:val="none" w:sz="0" w:space="0" w:color="auto"/>
        <w:right w:val="none" w:sz="0" w:space="0" w:color="auto"/>
      </w:divBdr>
    </w:div>
    <w:div w:id="2141652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7933358&amp;pre=&amp;suf=&amp;sa=0&amp;dbf=0" TargetMode="External"/><Relationship Id="rId21" Type="http://schemas.openxmlformats.org/officeDocument/2006/relationships/hyperlink" Target="https://sciwheel.com/work/citation?ids=3406940,4661140&amp;pre=&amp;pre=&amp;suf=&amp;suf=&amp;sa=0,0&amp;dbf=0&amp;dbf=0" TargetMode="External"/><Relationship Id="rId42" Type="http://schemas.openxmlformats.org/officeDocument/2006/relationships/hyperlink" Target="https://sciwheel.com/work/citation?ids=16602179&amp;pre=&amp;suf=&amp;sa=0&amp;dbf=0" TargetMode="External"/><Relationship Id="rId47" Type="http://schemas.openxmlformats.org/officeDocument/2006/relationships/hyperlink" Target="https://sciwheel.com/work/bibliography/2135821" TargetMode="External"/><Relationship Id="rId63" Type="http://schemas.openxmlformats.org/officeDocument/2006/relationships/hyperlink" Target="https://sciwheel.com/work/bibliography/4844034" TargetMode="External"/><Relationship Id="rId68" Type="http://schemas.openxmlformats.org/officeDocument/2006/relationships/hyperlink" Target="https://sciwheel.com/work/bibliography/674514" TargetMode="External"/><Relationship Id="rId16" Type="http://schemas.openxmlformats.org/officeDocument/2006/relationships/hyperlink" Target="https://sciwheel.com/work/citation?ids=18011707&amp;pre=&amp;suf=&amp;sa=0&amp;dbf=0" TargetMode="External"/><Relationship Id="rId11" Type="http://schemas.microsoft.com/office/2018/08/relationships/commentsExtensible" Target="commentsExtensible.xml"/><Relationship Id="rId24" Type="http://schemas.openxmlformats.org/officeDocument/2006/relationships/hyperlink" Target="https://sciwheel.com/work/citation?ids=18437680&amp;pre=&amp;suf=&amp;sa=0&amp;dbf=0" TargetMode="External"/><Relationship Id="rId32" Type="http://schemas.openxmlformats.org/officeDocument/2006/relationships/hyperlink" Target="https://sciwheel.com/work/citation?ids=10650849&amp;pre=&amp;suf=&amp;sa=0&amp;dbf=0" TargetMode="External"/><Relationship Id="rId37" Type="http://schemas.openxmlformats.org/officeDocument/2006/relationships/hyperlink" Target="https://sciwheel.com/work/citation?ids=10650849&amp;pre=&amp;suf=&amp;sa=0&amp;dbf=0" TargetMode="External"/><Relationship Id="rId40" Type="http://schemas.openxmlformats.org/officeDocument/2006/relationships/hyperlink" Target="https://sciwheel.com/work/citation?ids=81037&amp;pre=&amp;suf=&amp;sa=0&amp;dbf=0" TargetMode="External"/><Relationship Id="rId45" Type="http://schemas.openxmlformats.org/officeDocument/2006/relationships/hyperlink" Target="https://sciwheel.com/work/bibliography/12301344" TargetMode="External"/><Relationship Id="rId53" Type="http://schemas.openxmlformats.org/officeDocument/2006/relationships/hyperlink" Target="https://sciwheel.com/work/bibliography/675013" TargetMode="External"/><Relationship Id="rId58" Type="http://schemas.openxmlformats.org/officeDocument/2006/relationships/hyperlink" Target="https://sciwheel.com/work/bibliography/3406940" TargetMode="External"/><Relationship Id="rId66" Type="http://schemas.openxmlformats.org/officeDocument/2006/relationships/hyperlink" Target="https://sciwheel.com/work/bibliography/1486957"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sciwheel.com/work/bibliography/14442136" TargetMode="External"/><Relationship Id="rId19" Type="http://schemas.openxmlformats.org/officeDocument/2006/relationships/hyperlink" Target="https://sciwheel.com/work/citation?ids=2135821&amp;pre=&amp;suf=&amp;sa=0&amp;dbf=0" TargetMode="External"/><Relationship Id="rId14" Type="http://schemas.openxmlformats.org/officeDocument/2006/relationships/hyperlink" Target="https://sciwheel.com/work/citation?ids=81037&amp;pre=&amp;suf=&amp;sa=0&amp;dbf=0" TargetMode="External"/><Relationship Id="rId22" Type="http://schemas.openxmlformats.org/officeDocument/2006/relationships/hyperlink" Target="https://sciwheel.com/work/citation?ids=17933358&amp;pre=&amp;suf=&amp;sa=0&amp;dbf=0" TargetMode="External"/><Relationship Id="rId27" Type="http://schemas.openxmlformats.org/officeDocument/2006/relationships/hyperlink" Target="https://sciwheel.com/work/citation?ids=14792212&amp;pre=&amp;suf=&amp;sa=0&amp;dbf=0" TargetMode="External"/><Relationship Id="rId30" Type="http://schemas.openxmlformats.org/officeDocument/2006/relationships/hyperlink" Target="https://sciwheel.com/work/citation?ids=32482&amp;pre=&amp;suf=&amp;sa=0&amp;dbf=0" TargetMode="External"/><Relationship Id="rId35" Type="http://schemas.openxmlformats.org/officeDocument/2006/relationships/hyperlink" Target="https://sciwheel.com/work/citation?ids=18437680&amp;pre=&amp;suf=&amp;sa=0&amp;dbf=0" TargetMode="External"/><Relationship Id="rId43" Type="http://schemas.openxmlformats.org/officeDocument/2006/relationships/hyperlink" Target="https://github.com/stampei1/Perturbation-Aware-Neural-ODE-pNODE-Learns-Microbiome-Dynamics-from-Clinical-Data-and-Predicts-Gut" TargetMode="External"/><Relationship Id="rId48" Type="http://schemas.openxmlformats.org/officeDocument/2006/relationships/hyperlink" Target="https://sciwheel.com/work/bibliography/433791" TargetMode="External"/><Relationship Id="rId56" Type="http://schemas.openxmlformats.org/officeDocument/2006/relationships/hyperlink" Target="https://sciwheel.com/work/bibliography/10650849" TargetMode="External"/><Relationship Id="rId64" Type="http://schemas.openxmlformats.org/officeDocument/2006/relationships/hyperlink" Target="https://sciwheel.com/work/bibliography/32482" TargetMode="External"/><Relationship Id="rId69" Type="http://schemas.openxmlformats.org/officeDocument/2006/relationships/hyperlink" Target="https://sciwheel.com/work/bibliography/122253" TargetMode="External"/><Relationship Id="rId77" Type="http://schemas.microsoft.com/office/2020/10/relationships/intelligence" Target="intelligence2.xml"/><Relationship Id="rId8" Type="http://schemas.openxmlformats.org/officeDocument/2006/relationships/comments" Target="comments.xml"/><Relationship Id="rId51" Type="http://schemas.openxmlformats.org/officeDocument/2006/relationships/hyperlink" Target="https://sciwheel.com/work/bibliography/17933358" TargetMode="External"/><Relationship Id="rId72" Type="http://schemas.openxmlformats.org/officeDocument/2006/relationships/hyperlink" Target="https://sciwheel.com/work/bibliography/18011707" TargetMode="External"/><Relationship Id="rId3" Type="http://schemas.openxmlformats.org/officeDocument/2006/relationships/styles" Target="styles.xml"/><Relationship Id="rId12" Type="http://schemas.openxmlformats.org/officeDocument/2006/relationships/hyperlink" Target="https://sciwheel.com/work/citation?ids=1486957,81037,8312810,15010631,16417489&amp;pre=&amp;pre=&amp;pre=&amp;pre=&amp;pre=&amp;suf=&amp;suf=&amp;suf=&amp;suf=&amp;suf=&amp;sa=0,0,0,0,0&amp;dbf=0&amp;dbf=0&amp;dbf=0&amp;dbf=0&amp;dbf=0" TargetMode="External"/><Relationship Id="rId17" Type="http://schemas.openxmlformats.org/officeDocument/2006/relationships/hyperlink" Target="https://sciwheel.com/work/citation?ids=12301344&amp;pre=&amp;suf=&amp;sa=0&amp;dbf=0" TargetMode="External"/><Relationship Id="rId25" Type="http://schemas.openxmlformats.org/officeDocument/2006/relationships/hyperlink" Target="https://sciwheel.com/work/citation?ids=10650849&amp;pre=&amp;suf=&amp;sa=0&amp;dbf=0" TargetMode="External"/><Relationship Id="rId33" Type="http://schemas.openxmlformats.org/officeDocument/2006/relationships/hyperlink" Target="https://sciwheel.com/work/citation?ids=14442136&amp;pre=&amp;suf=&amp;sa=0&amp;dbf=0" TargetMode="External"/><Relationship Id="rId38" Type="http://schemas.openxmlformats.org/officeDocument/2006/relationships/hyperlink" Target="https://sciwheel.com/work/citation?ids=10650849&amp;pre=&amp;suf=&amp;sa=0&amp;dbf=0" TargetMode="External"/><Relationship Id="rId46" Type="http://schemas.openxmlformats.org/officeDocument/2006/relationships/hyperlink" Target="https://sciwheel.com/work/bibliography/17948612" TargetMode="External"/><Relationship Id="rId59" Type="http://schemas.openxmlformats.org/officeDocument/2006/relationships/hyperlink" Target="https://sciwheel.com/work/bibliography/8312810" TargetMode="External"/><Relationship Id="rId67" Type="http://schemas.openxmlformats.org/officeDocument/2006/relationships/hyperlink" Target="https://sciwheel.com/work/bibliography/81037" TargetMode="External"/><Relationship Id="rId20" Type="http://schemas.openxmlformats.org/officeDocument/2006/relationships/hyperlink" Target="https://sciwheel.com/work/citation?ids=32482,5481585,13068434,433791&amp;pre=&amp;pre=&amp;pre=&amp;pre=&amp;suf=&amp;suf=&amp;suf=&amp;suf=&amp;sa=0,0,0,0&amp;dbf=0&amp;dbf=0&amp;dbf=0&amp;dbf=0" TargetMode="External"/><Relationship Id="rId41" Type="http://schemas.openxmlformats.org/officeDocument/2006/relationships/hyperlink" Target="https://sciwheel.com/work/citation?ids=32482&amp;pre=&amp;suf=&amp;sa=0&amp;dbf=0" TargetMode="External"/><Relationship Id="rId54" Type="http://schemas.openxmlformats.org/officeDocument/2006/relationships/hyperlink" Target="https://sciwheel.com/work/bibliography/14792212" TargetMode="External"/><Relationship Id="rId62" Type="http://schemas.openxmlformats.org/officeDocument/2006/relationships/hyperlink" Target="https://sciwheel.com/work/bibliography/15010631" TargetMode="External"/><Relationship Id="rId70" Type="http://schemas.openxmlformats.org/officeDocument/2006/relationships/hyperlink" Target="https://sciwheel.com/work/bibliography/5481585"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81036,81037,4844034,122253&amp;pre=&amp;pre=&amp;pre=&amp;pre=&amp;suf=&amp;suf=&amp;suf=&amp;suf=&amp;sa=0,0,0,0&amp;dbf=0&amp;dbf=0&amp;dbf=0&amp;dbf=0" TargetMode="External"/><Relationship Id="rId23" Type="http://schemas.openxmlformats.org/officeDocument/2006/relationships/hyperlink" Target="https://sciwheel.com/work/citation?ids=17948612&amp;pre=&amp;suf=&amp;sa=0&amp;dbf=0" TargetMode="External"/><Relationship Id="rId28" Type="http://schemas.openxmlformats.org/officeDocument/2006/relationships/hyperlink" Target="https://sciwheel.com/work/citation?ids=5481585&amp;pre=&amp;suf=&amp;sa=0&amp;dbf=0" TargetMode="External"/><Relationship Id="rId36" Type="http://schemas.openxmlformats.org/officeDocument/2006/relationships/hyperlink" Target="https://sciwheel.com/work/citation?ids=18011707&amp;pre=&amp;suf=&amp;sa=0&amp;dbf=0" TargetMode="External"/><Relationship Id="rId49" Type="http://schemas.openxmlformats.org/officeDocument/2006/relationships/hyperlink" Target="https://sciwheel.com/work/bibliography/4661140" TargetMode="External"/><Relationship Id="rId57" Type="http://schemas.openxmlformats.org/officeDocument/2006/relationships/hyperlink" Target="https://sciwheel.com/work/bibliography/13068434" TargetMode="External"/><Relationship Id="rId10" Type="http://schemas.microsoft.com/office/2016/09/relationships/commentsIds" Target="commentsIds.xml"/><Relationship Id="rId31" Type="http://schemas.openxmlformats.org/officeDocument/2006/relationships/hyperlink" Target="https://sciwheel.com/work/citation?ids=13330493&amp;pre=&amp;suf=&amp;sa=0&amp;dbf=0" TargetMode="External"/><Relationship Id="rId44" Type="http://schemas.openxmlformats.org/officeDocument/2006/relationships/hyperlink" Target="https://sciwheel.com/work/bibliography/18437680" TargetMode="External"/><Relationship Id="rId52" Type="http://schemas.openxmlformats.org/officeDocument/2006/relationships/hyperlink" Target="https://sciwheel.com/work/bibliography/13330493" TargetMode="External"/><Relationship Id="rId60" Type="http://schemas.openxmlformats.org/officeDocument/2006/relationships/hyperlink" Target="https://sciwheel.com/work/bibliography/17948633" TargetMode="External"/><Relationship Id="rId65" Type="http://schemas.openxmlformats.org/officeDocument/2006/relationships/hyperlink" Target="https://sciwheel.com/work/bibliography/81036" TargetMode="External"/><Relationship Id="rId73"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sciwheel.com/work/citation?ids=674514,675013&amp;pre=&amp;pre=&amp;suf=&amp;suf=&amp;sa=0,0&amp;dbf=0&amp;dbf=0" TargetMode="External"/><Relationship Id="rId18" Type="http://schemas.openxmlformats.org/officeDocument/2006/relationships/hyperlink" Target="https://sciwheel.com/work/citation?ids=17948633,2242323&amp;pre=&amp;pre=&amp;suf=&amp;suf=&amp;sa=0,0&amp;dbf=0&amp;dbf=0" TargetMode="External"/><Relationship Id="rId39" Type="http://schemas.openxmlformats.org/officeDocument/2006/relationships/hyperlink" Target="https://sciwheel.com/work/citation?ids=10650849&amp;pre=&amp;suf=&amp;sa=0&amp;dbf=0" TargetMode="External"/><Relationship Id="rId34" Type="http://schemas.openxmlformats.org/officeDocument/2006/relationships/hyperlink" Target="https://sciwheel.com/work/citation?ids=8312810&amp;pre=&amp;suf=&amp;sa=0&amp;dbf=0" TargetMode="External"/><Relationship Id="rId50" Type="http://schemas.openxmlformats.org/officeDocument/2006/relationships/hyperlink" Target="https://sciwheel.com/work/bibliography/16602179" TargetMode="External"/><Relationship Id="rId55" Type="http://schemas.openxmlformats.org/officeDocument/2006/relationships/hyperlink" Target="https://sciwheel.com/work/bibliography/16417489"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sciwheel.com/work/bibliography/2242323" TargetMode="External"/><Relationship Id="rId2" Type="http://schemas.openxmlformats.org/officeDocument/2006/relationships/numbering" Target="numbering.xml"/><Relationship Id="rId29" Type="http://schemas.openxmlformats.org/officeDocument/2006/relationships/hyperlink" Target="https://sciwheel.com/work/citation?ids=32482&amp;pre=&amp;suf=&amp;sa=0&amp;dbf=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E399263-033B-6C49-9258-F8CD699E6981}">
  <we:reference id="a504f697-cd57-482d-af3c-653ec8236b9b" version="7.0.0.1" store="EXCatalog" storeType="EXCatalog"/>
  <we:alternateReferences>
    <we:reference id="WA200002534" version="7.0.0.1" store="en-US" storeType="OMEX"/>
  </we:alternateReferences>
  <we:properties>
    <we:property name="sciwheel-csl-items" value="[{&quot;title&quot;:&quot;Neural Ordinary Differential Equations&quot;,&quot;journalAbbreviation&quot;:&quot;arXiv&quot;,&quot;id&quot;:&quot;17933358&quot;,&quot;type&quot;:&quot;article-journal&quot;,&quot;container-title&quot;:&quot;arXiv&quot;,&quot;container-title-short&quot;:&quot;arXiv&quot;,&quot;abstract&quot;:&quot;We introduce a new family of deep neural network models. Instead of\nspecifying a discrete sequence of hidden layers, we parameterize the derivative\nof the hidden state using a neural network. The output of the network is\ncomputed using a black-box differential equation solver. These continuous-depth\nmodels have constant memory cost, adapt their evaluation strategy to each\ninput, and can explicitly trade numerical precision for speed. We demonstrate\nthese properties in continuous-depth residual networks and continuous-time\nlatent variable models. We also construct continuous normalizing flows, a\ngenerative model that can train by maximum likelihood, without partitioning or\nordering the data dimensions. For training, we show how to scalably\nbackpropagate through any ODE solver, without access to its internal\noperations. This allows end-to-end training of ODEs within larger models.&quot;,&quot;author&quot;:[{&quot;family&quot;:&quot;Chen&quot;,&quot;given&quot;:&quot;Ricky T. Q.&quot;},{&quot;family&quot;:&quot;Rubanova&quot;,&quot;given&quot;:&quot;Yulia&quot;},{&quot;family&quot;:&quot;Bettencourt&quot;,&quot;given&quot;:&quot;Jesse&quot;},{&quot;family&quot;:&quot;Duvenaud&quot;,&quot;given&quot;:&quot;David&quot;}],&quot;issued&quot;:{&quot;date-parts&quot;:[[&quot;2018&quot;,&quot;6&quot;,&quot;19&quot;]]},&quot;citation-label&quot;:&quot;17933358&quot;},{&quot;title&quot;:&quot;Towards a deeper understanding of microbial communities: integrating experimental data with dynamic models.&quot;,&quot;page&quot;:&quot;84-92&quot;,&quot;volume&quot;:&quot;62&quot;,&quot;journalAbbreviation&quot;:&quot;Curr. Opin. Microbiol.&quot;,&quot;id&quot;:&quot;17948633&quot;,&quot;type&quot;:&quot;article-journal&quot;,&quot;container-title&quot;:&quot;Current Opinion in Microbiology&quot;,&quot;container-title-short&quot;:&quot;Curr. Opin. Microbiol.&quot;,&quot;abstract&quot;:&quot;Microbial communities and their functions are shaped by complex networks of interactions among microbes and with their environment. While the critical roles microbial communities play in numerous environments have become increasingly appreciated, we have a very limited understanding of their interactions and how these interactions combine to generate community-level behaviors. This knowledge gap hinders our ability to predict community responses to perturbations and to design interventions that manipulate these communities to our benefit. Dynamic models are promising tools to address these questions. We review existing modeling techniques to construct dynamic models of microbial communities at different scales and suggest ways to leverage multiple types of models and data to facilitate our understanding and engineering of microbial communities.Copyright © 2021 Elsevier Ltd. All rights reserved.&quot;,&quot;author&quot;:[{&quot;family&quot;:&quot;Qian&quot;,&quot;given&quot;:&quot;Yili&quot;},{&quot;family&quot;:&quot;Lan&quot;,&quot;given&quot;:&quot;Freeman&quot;},{&quot;family&quot;:&quot;Venturelli&quot;,&quot;given&quot;:&quot;Ophelia S&quot;}],&quot;issued&quot;:{&quot;date-parts&quot;:[[&quot;2021&quot;,&quot;8&quot;]]},&quot;DOI&quot;:&quot;10.1016/j.mib.2021.05.003&quot;,&quot;PMID&quot;:&quot;34098512&quot;,&quot;PMCID&quot;:&quot;PMC8286325&quot;,&quot;citation-label&quot;:&quot;17948633&quot;},{&quot;title&quot;:&quot;Role of intestinal microbiota in transplantation outcomes.&quot;,&quot;page&quot;:&quot;155-161&quot;,&quot;volume&quot;:&quot;28&quot;,&quot;issue&quot;:&quot;2-3&quot;,&quot;journalAbbreviation&quot;:&quot;Best Pract. Res. Clin. Haematol.&quot;,&quot;id&quot;:&quot;1486957&quot;,&quot;type&quot;:&quot;article-journal&quot;,&quot;container-title&quot;:&quot;Best Practice &amp; Research. Clinical Haematology&quot;,&quot;container-title-short&quot;:&quot;Best Pract. Res. Clin. Haematol.&quot;,&quot;abstract&quot;:&quot;While allogeneic hematopoietic stem cell transplantations have a curative potential, infections and graft-versus-host disease remain significant problems. The intestinal microbiota can influence responses to cancer chemotherapy and the role of the microbiota in affecting allogeneic hematopoietic stem cell transplantation outcomes is increasingly appreciated. The following paper discusses the most recent developments in this area.Copyright © 2015 Elsevier Ltd. All rights reserved.&quot;,&quot;author&quot;:[{&quot;family&quot;:&quot;Taur&quot;,&quot;given&quot;:&quot;Ying&quot;},{&quot;family&quot;:&quot;Jenq&quot;,&quot;given&quot;:&quot;Robert R&quot;},{&quot;family&quot;:&quot;Ubeda&quot;,&quot;given&quot;:&quot;Carles&quot;},{&quot;family&quot;:&quot;van den Brink&quot;,&quot;given&quot;:&quot;Marcel&quot;},{&quot;family&quot;:&quot;Pamer&quot;,&quot;given&quot;:&quot;Eric G&quot;}],&quot;issued&quot;:{&quot;date-parts&quot;:[[&quot;2015&quot;,&quot;10&quot;,&quot;22&quot;]]},&quot;DOI&quot;:&quot;10.1016/j.beha.2015.10.013&quot;,&quot;PMID&quot;:&quot;26590773&quot;,&quot;PMCID&quot;:&quot;PMC4656136&quot;,&quot;citation-label&quot;:&quot;1486957&quot;},{&quot;title&quot;:&quot;Intestinal domination and the risk of bacteremia in patients undergoing allogeneic hematopoietic stem cell transplantation.&quot;,&quot;page&quot;:&quot;905-914&quot;,&quot;volume&quot;:&quot;55&quot;,&quot;issue&quot;:&quot;7&quot;,&quot;journalAbbreviation&quot;:&quot;Clin. Infect. Dis.&quot;,&quot;id&quot;:&quot;81037&quot;,&quot;type&quot;:&quot;article-journal&quot;,&quot;container-title&quot;:&quot;Clinical Infectious Diseases&quot;,&quot;container-title-short&quot;:&quot;Clin. Infect. Dis.&quot;,&quot;abstract&quot;:&quot;BACKGROUND: Bacteremia is a frequent complication of allogeneic hematopoietic stem cell transplantation (allo-HSCT). It is unclear whether changes in the intestinal microbiota during allo-HSCT contribute to the development of bacteremia. We examined the microbiota of patients undergoing allo-HSCT, and correlated microbial shifts with the risk of bacteremia.METHODS: Fecal specimens were collected longitudinally from 94 patients undergoing allo-HSCT, from before transplant until 35 days after transplant. The intestinal microbiota was characterized by 454 pyrosequencing of the V1-V3 region of bacterial 16S ribosomal RNA genes. Microbial diversity was estimated by grouping sequences into operational taxonomic units and calculating the Shannon diversity index. Phylogenetic classification was obtained using the Ribosomal Database Project classifier. Associations of the microbiota with clinical predictors and outcomes were evaluated.RESULTS: During allo-HSCT, patients developed reduced diversity, with marked shifts in bacterial populations inhabiting the gut. Intestinal domination, defined as occupation of at least 30% of the microbiota by a single predominating bacterial taxon, occurred frequently. Commonly encountered dominating organisms included Enterococcus, Streptococcus, and various Proteobacteria. Enterococcal domination was increased 3-fold by metronidazole administration, whereas domination by Proteobacteria was reduced 10-fold by fluoroquinolone administration. As a predictor of outcomes, enterococcal domination increased the risk of Vancomycin-resistant Enterococcus bacteremia 9-fold, and proteobacterial domination increased the risk of gram-negative rod bacteremia 5-fold.CONCLUSIONS: During allo-HSCT, the diversity and stability of the intestinal flora are disrupted, resulting in domination by bacteria associated with subsequent bacteremia. Assessment of fecal microbiota identifies patients at highest risk for bloodstream infection during allo-HCST.&quot;,&quot;author&quot;:[{&quot;family&quot;:&quot;Taur&quot;,&quot;given&quot;:&quot;Ying&quot;},{&quot;family&quot;:&quot;Xavier&quot;,&quot;given&quot;:&quot;Joao B&quot;},{&quot;family&quot;:&quot;Lipuma&quot;,&quot;given&quot;:&quot;Lauren&quot;},{&quot;family&quot;:&quot;Ubeda&quot;,&quot;given&quot;:&quot;Carles&quot;},{&quot;family&quot;:&quot;Goldberg&quot;,&quot;given&quot;:&quot;Jenna&quot;},{&quot;family&quot;:&quot;Gobourne&quot;,&quot;given&quot;:&quot;Asia&quot;},{&quot;family&quot;:&quot;Lee&quot;,&quot;given&quot;:&quot;Yeon Joo&quot;},{&quot;family&quot;:&quot;Dubin&quot;,&quot;given&quot;:&quot;Krista A&quot;},{&quot;family&quot;:&quot;Socci&quot;,&quot;given&quot;:&quot;Nicholas D&quot;},{&quot;family&quot;:&quot;Viale&quot;,&quot;given&quot;:&quot;Agnes&quot;},{&quot;family&quot;:&quot;Perales&quot;,&quot;given&quot;:&quot;Miguel-Angel&quot;},{&quot;family&quot;:&quot;Jenq&quot;,&quot;given&quot;:&quot;Robert R&quot;},{&quot;family&quot;:&quot;van den Brink&quot;,&quot;given&quot;:&quot;Marcel R M&quot;},{&quot;family&quot;:&quot;Pamer&quot;,&quot;given&quot;:&quot;Eric G&quot;}],&quot;issued&quot;:{&quot;date-parts&quot;:[[&quot;2012&quot;,&quot;10&quot;]]},&quot;DOI&quot;:&quot;10.1093/cid/cis580&quot;,&quot;PMID&quot;:&quot;22718773&quot;,&quot;PMCID&quot;:&quot;PMC3657523&quot;,&quot;citation-label&quot;:&quot;81037&quot;},{&quot;title&quot;:&quot;Guidelines for preventing infectious complications among hematopoietic cell transplantation recipients: a global perspective.&quot;,&quot;page&quot;:&quot;1143-1238&quot;,&quot;volume&quot;:&quot;15&quot;,&quot;issue&quot;:&quot;10&quot;,&quot;journalAbbreviation&quot;:&quot;Biol. Blood Marrow Transplant.&quot;,&quot;id&quot;:&quot;674514&quot;,&quot;type&quot;:&quot;article-journal&quot;,&quot;container-title&quot;:&quot;Biology of Blood and Marrow Transplantation&quot;,&quot;container-title-short&quot;:&quot;Biol. Blood Marrow Transplant.&quot;,&quot;author&quot;:[{&quot;family&quot;:&quot;Tomblyn&quot;,&quot;given&quot;:&quot;Marcie&quot;},{&quot;family&quot;:&quot;Chiller&quot;,&quot;given&quot;:&quot;Tom&quot;},{&quot;family&quot;:&quot;Einsele&quot;,&quot;given&quot;:&quot;Hermann&quot;},{&quot;family&quot;:&quot;Gress&quot;,&quot;given&quot;:&quot;Ronald&quot;},{&quot;family&quot;:&quot;Sepkowitz&quot;,&quot;given&quot;:&quot;Kent&quot;},{&quot;family&quot;:&quot;Storek&quot;,&quot;given&quot;:&quot;Jan&quot;},{&quot;family&quot;:&quot;Wingard&quot;,&quot;given&quot;:&quot;John R&quot;},{&quot;family&quot;:&quot;Young&quot;,&quot;given&quot;:&quot;Jo-Anne H&quot;},{&quot;family&quot;:&quot;Boeckh&quot;,&quot;given&quot;:&quot;Michael J&quot;},{&quot;family&quot;:&quot;Center for International Blood and Marrow Research&quot;},{&quot;family&quot;:&quot;National Marrow Donor program&quot;},{&quot;family&quot;:&quot;European Blood and MarrowTransplant Group&quot;},{&quot;family&quot;:&quot;American Society of Blood and Marrow Transplantation&quot;},{&quot;family&quot;:&quot;Canadian Blood and Marrow Transplant Group&quot;},{&quot;family&quot;:&quot;Infectious Diseases Society of America&quot;},{&quot;family&quot;:&quot;Society for Healthcare Epidemiology of America&quot;},{&quot;family&quot;:&quot;Association of Medical Microbiology and Infectious Disease Canada&quot;},{&quot;family&quot;:&quot;Centers for Disease Control and Prevention&quot;}],&quot;issued&quot;:{&quot;date-parts&quot;:[[&quot;2009&quot;,&quot;10&quot;]]},&quot;DOI&quot;:&quot;10.1016/j.bbmt.2009.06.019&quot;,&quot;PMID&quot;:&quot;19747629&quot;,&quot;PMCID&quot;:&quot;PMC3103296&quot;,&quot;citation-label&quot;:&quot;674514&quot;},{&quot;title&quot;:&quot;Clinical practice guideline for the use of antimicrobial agents in neutropenic patients with cancer: 2010 update by the Infectious Diseases Society of America.&quot;,&quot;page&quot;:&quot;e56-93&quot;,&quot;volume&quot;:&quot;52&quot;,&quot;issue&quot;:&quot;4&quot;,&quot;journalAbbreviation&quot;:&quot;Clin. Infect. Dis.&quot;,&quot;id&quot;:&quot;675013&quot;,&quot;type&quot;:&quot;article-journal&quot;,&quot;container-title&quot;:&quot;Clinical Infectious Diseases&quot;,&quot;container-title-short&quot;:&quot;Clin. Infect. Dis.&quot;,&quot;abstract&quot;:&quot;This document updates and expands the initial Infectious Diseases Society of America (IDSA) Fever and Neutropenia Guideline that was published in 1997 and first updated in 2002. It is intended as a guide for the use of antimicrobial agents in managing patients with cancer who experience chemotherapy-induced fever and neutropenia. Recent advances in antimicrobial drug development and technology, clinical trial results, and extensive clinical experience have informed the approaches and recommendations herein. Because the previous iteration of this guideline in 2002, we have a developed a clearer definition of which populations of patients with cancer may benefit most from antibiotic, antifungal, and antiviral prophylaxis. Furthermore, categorizing neutropenic patients as being at high risk or low risk for infection according to presenting signs and symptoms, underlying cancer, type of therapy, and medical comorbidities has become essential to the treatment algorithm. Risk stratification is a recommended starting point for managing patients with fever and neutropenia. In addition, earlier detection of invasive fungal infections has led to debate regarding optimal use of empirical or preemptive antifungal therapy, although algorithms are still evolving. What has not changed is the indication for immediate empirical antibiotic therapy. It remains true that all patients who present with fever and neutropenia should be treated swiftly and broadly with antibiotics to treat both gram-positive and gram-negative pathogens. Finally, we note that all Panel members are from institutions in the United States or Canada; thus, these guidelines were developed in the context of North American practices. Some recommendations may not be as applicable outside of North America, in areas where differences in available antibiotics, in the predominant pathogens, and/or in health care-associated economic conditions exist. Regardless of venue, clinical vigilance and immediate treatment are the universal keys to managing neutropenic patients with fever and/or infection.&quot;,&quot;author&quot;:[{&quot;family&quot;:&quot;Freifeld&quot;,&quot;given&quot;:&quot;Alison G&quot;},{&quot;family&quot;:&quot;Bow&quot;,&quot;given&quot;:&quot;Eric J&quot;},{&quot;family&quot;:&quot;Sepkowitz&quot;,&quot;given&quot;:&quot;Kent A&quot;},{&quot;family&quot;:&quot;Boeckh&quot;,&quot;given&quot;:&quot;Michael J&quot;},{&quot;family&quot;:&quot;Ito&quot;,&quot;given&quot;:&quot;James I&quot;},{&quot;family&quot;:&quot;Mullen&quot;,&quot;given&quot;:&quot;Craig A&quot;},{&quot;family&quot;:&quot;Raad&quot;,&quot;given&quot;:&quot;Issam I&quot;},{&quot;family&quot;:&quot;Rolston&quot;,&quot;given&quot;:&quot;Kenneth V&quot;},{&quot;family&quot;:&quot;Young&quot;,&quot;given&quot;:&quot;Jo-Anne H&quot;},{&quot;family&quot;:&quot;Wingard&quot;,&quot;given&quot;:&quot;John R&quot;},{&quot;family&quot;:&quot;Infectious Diseases Society of America&quot;}],&quot;issued&quot;:{&quot;date-parts&quot;:[[&quot;2011&quot;,&quot;2&quot;,&quot;15&quot;]]},&quot;DOI&quot;:&quot;10.1093/cid/cir073&quot;,&quot;PMID&quot;:&quot;21258094&quot;,&quot;citation-label&quot;:&quot;675013&quot;},{&quot;title&quot;:&quot;The effects of intestinal tract bacterial diversity on mortality following allogeneic hematopoietic stem cell transplantation.&quot;,&quot;page&quot;:&quot;1174-1182&quot;,&quot;volume&quot;:&quot;124&quot;,&quot;issue&quot;:&quot;7&quot;,&quot;journalAbbreviation&quot;:&quot;Blood&quot;,&quot;id&quot;:&quot;81036&quot;,&quot;type&quot;:&quot;article-journal&quot;,&quot;container-title&quot;:&quot;Blood&quot;,&quot;container-title-short&quot;:&quot;Blood&quot;,&quot;abstract&quot;:&quot;Highly diverse bacterial populations inhabit the gastrointestinal tract and modulate host inflammation and promote immune tolerance. In allogeneic hematopoietic stem cell transplantation (allo-HSCT), the gastrointestinal mucosa is damaged, and colonizing bacteria are impacted, leading to an impaired intestinal microbiota with reduced diversity. We examined the impact of intestinal diversity on subsequent mortality outcomes following transplantation. Fecal specimens were collected from 80 recipients of allo-HSCT at the time of stem cell engraftment. Bacterial 16S rRNA gene sequences were characterized, and microbial diversity was estimated using the inverse Simpson index. Subjects were classified into high, intermediate, and low diversity groups and assessed for differences in outcomes. Mortality outcomes were significantly worse in patients with lower intestinal diversity; overall survival at 3 years was 36%, 60%, and 67% for low, intermediate, and high diversity groups, respectively (P = .019, log-rank test). Low diversity showed a strong effect on mortality after multivariate adjustment for other clinical predictors (transplant related mortality: adjusted hazard ratio, 5.25; P = .014). In conclusion, the diversity of the intestinal microbiota at engraftment is an independent predictor of mortality in allo-HSCT recipients. These results indicate that the intestinal microbiota may be an important factor in the success or failure in allo-HSCT.© 2014 by The American Society of Hematology.&quot;,&quot;author&quot;:[{&quot;family&quot;:&quot;Taur&quot;,&quot;given&quot;:&quot;Ying&quot;},{&quot;family&quot;:&quot;Jenq&quot;,&quot;given&quot;:&quot;Robert R&quot;},{&quot;family&quot;:&quot;Perales&quot;,&quot;given&quot;:&quot;Miguel-Angel&quot;},{&quot;family&quot;:&quot;Littmann&quot;,&quot;given&quot;:&quot;Eric R&quot;},{&quot;family&quot;:&quot;Morjaria&quot;,&quot;given&quot;:&quot;Sejal&quot;},{&quot;family&quot;:&quot;Ling&quot;,&quot;given&quot;:&quot;Lilan&quot;},{&quot;family&quot;:&quot;No&quot;,&quot;given&quot;:&quot;Daniel&quot;},{&quot;family&quot;:&quot;Gobourne&quot;,&quot;given&quot;:&quot;Asia&quot;},{&quot;family&quot;:&quot;Viale&quot;,&quot;given&quot;:&quot;Agnes&quot;},{&quot;family&quot;:&quot;Dahi&quot;,&quot;given&quot;:&quot;Parastoo B&quot;},{&quot;family&quot;:&quot;Ponce&quot;,&quot;given&quot;:&quot;Doris M&quot;},{&quot;family&quot;:&quot;Barker&quot;,&quot;given&quot;:&quot;Juliet N&quot;},{&quot;family&quot;:&quot;Giralt&quot;,&quot;given&quot;:&quot;Sergio&quot;},{&quot;family&quot;:&quot;van den Brink&quot;,&quot;given&quot;:&quot;Marcel&quot;},{&quot;family&quot;:&quot;Pamer&quot;,&quot;given&quot;:&quot;Eric G&quot;}],&quot;issued&quot;:{&quot;date-parts&quot;:[[&quot;2014&quot;,&quot;8&quot;,&quot;14&quot;]]},&quot;DOI&quot;:&quot;10.1182/blood-2014-02-554725&quot;,&quot;PMID&quot;:&quot;24939656&quot;,&quot;PMCID&quot;:&quot;PMC4133489&quot;,&quot;citation-label&quot;:&quot;81036&quot;},{&quot;title&quot;:&quot;Gut microbiota injury in allogeneic haematopoietic stem cell transplantation.&quot;,&quot;page&quot;:&quot;283-295&quot;,&quot;volume&quot;:&quot;18&quot;,&quot;issue&quot;:&quot;5&quot;,&quot;journalAbbreviation&quot;:&quot;Nat. Rev. Cancer&quot;,&quot;id&quot;:&quot;4844034&quot;,&quot;type&quot;:&quot;article-journal&quot;,&quot;container-title&quot;:&quot;Nature Reviews. Cancer&quot;,&quot;container-title-short&quot;:&quot;Nat. Rev. Cancer&quot;,&quot;abstract&quot;:&quot;Allogeneic haematopoietic stem cell transplantation (allo-HSCT) is considered to be the strongest curative immunotherapy for various malignancies (primarily, but not limited to, haematologic malignancies). However, application of allo-HSCT is limited owing to its life-threatening major complications, such as graft-versus-host disease (GVHD), relapse and infections. Recent advances in large-scale DNA sequencing technology have facilitated rapid identification of the microorganisms that make up the microbiota and evaluation of their interactions with host immunity in various diseases, including cancer. This has resulted in renewed interest regarding the role of the intestinal flora in patients with haematopoietic malignancies who have received an allo-HSCT and in whether the microbiota affects clinical outcomes, including GVHD, relapse, infections and transplant-related mortality. In this Review, we discuss the potential role of intestinal microbiota in these major complications after allo-HSCT, summarize clinical trials evaluating the microbiota in patients who have received allo-HSCT and discuss how further studies of the microbiota could inform the development of strategies that improve outcomes of allo-HSCT.&quot;,&quot;author&quot;:[{&quot;family&quot;:&quot;Shono&quot;,&quot;given&quot;:&quot;Yusuke&quot;},{&quot;family&quot;:&quot;van den Brink&quot;,&quot;given&quot;:&quot;Marcel R M&quot;}],&quot;issued&quot;:{&quot;date-parts&quot;:[[&quot;2018&quot;,&quot;5&quot;]]},&quot;DOI&quot;:&quot;10.1038/nrc.2018.10&quot;,&quot;PMID&quot;:&quot;29449660&quot;,&quot;PMCID&quot;:&quot;PMC7485905&quot;,&quot;citation-label&quot;:&quot;4844034&quot;},{&quot;title&quot;:&quot;Effect of antibiotic therapy on the density of vancomycin-resistant enterococci in the stool of colonized patients.&quot;,&quot;page&quot;:&quot;1925-1932&quot;,&quot;volume&quot;:&quot;343&quot;,&quot;issue&quot;:&quot;26&quot;,&quot;journalAbbreviation&quot;:&quot;N. Engl. J. Med.&quot;,&quot;id&quot;:&quot;3439209&quot;,&quot;type&quot;:&quot;article-journal&quot;,&quot;container-title&quot;:&quot;The New England Journal of Medicine&quot;,&quot;container-title-short&quot;:&quot;N. Engl. J. Med.&quot;,&quot;abstract&quot;:&quot;BACKGROUND: Colonization and infection with vancomycin-resistant enterococci have been associated with exposure to antibiotics that are active against anaerobes. In mice that have intestinal colonization with vancomycin-resistant enterococci, these agents promote high-density colonization, whereas antibiotics with minimal antianaerobic activity do not.METHODS: We conducted a seven-month prospective study of 51 patients who were colonized with vancomycin-resistant enterococci, as evidenced by the presence of the bacteria in stool. We examined the density of vancomycin-resistant enterococci in stool during and after therapy with antibiotic regimens and compared the effect on this density of antianaerobic agents and agents with minimal antianaerobic activity. In a subgroup of 10 patients, cultures of environmental specimens (e.g., from bedding and clothing) were obtained.RESULTS: During treatment with 40 of 42 antianaerobic-antibiotic regimens (95 percent), high-density colonization with vancomycin-resistant enterococci was maintained (mean [+/-SD] number of organisms, 7.8+/-1.5 log per gram of stool). The density of colonization decreased after these regimens were discontinued. Among patients who had not received antianaerobic antibiotics for at least one week, 10 of 13 patients who began such regimens had an increase in the number of organisms of more than 1.0 log per gram (mean increase, 2.2 log per gram), whereas among 10 patients who began regimens of antibiotics with minimal antianaerobic activity, there was a mean decrease in the number of enterococci of 0.6 log per gram (P=0.006 for the difference between groups). When the density of vancomycin-resistant enterococci in stool was at least 4 log per gram, 10 of 12 sets of cultures of environmental specimens had at least one positive sample, as compared with 1 of 9 sets from patients with a mean number of organisms in stool of less than 4 log per gram (P=0.002).CONCLUSIONS: For patients with vancomycin-resistant enterococci in stool, treatment with antianaerobic antibiotics promotes high-density colonization. Limiting the use of such agents in these patients may help decrease the spread of vancomycin-resistant enterococci.&quot;,&quot;author&quot;:[{&quot;family&quot;:&quot;Donskey&quot;,&quot;given&quot;:&quot;C J&quot;},{&quot;family&quot;:&quot;Chowdhry&quot;,&quot;given&quot;:&quot;T K&quot;},{&quot;family&quot;:&quot;Hecker&quot;,&quot;given&quot;:&quot;M T&quot;},{&quot;family&quot;:&quot;Hoyen&quot;,&quot;given&quot;:&quot;C K&quot;},{&quot;family&quot;:&quot;Hanrahan&quot;,&quot;given&quot;:&quot;J A&quot;},{&quot;family&quot;:&quot;Hujer&quot;,&quot;given&quot;:&quot;A M&quot;},{&quot;family&quot;:&quot;Hutton-Thomas&quot;,&quot;given&quot;:&quot;R A&quot;},{&quot;family&quot;:&quot;Whalen&quot;,&quot;given&quot;:&quot;C C&quot;},{&quot;family&quot;:&quot;Bonomo&quot;,&quot;given&quot;:&quot;R A&quot;},{&quot;family&quot;:&quot;Rice&quot;,&quot;given&quot;:&quot;L B&quot;}],&quot;issued&quot;:{&quot;date-parts&quot;:[[&quot;2000&quot;,&quot;12&quot;,&quot;28&quot;]]},&quot;DOI&quot;:&quot;10.1056/NEJM200012283432604&quot;,&quot;PMID&quot;:&quot;11136263&quot;,&quot;PMCID&quot;:&quot;PMC4370337&quot;,&quot;citation-label&quot;:&quot;3439209&quot;},{&quot;title&quot;:&quot;Same Exposure but Two Radically Different Responses to Antibiotics: Resilience of the Salivary Microbiome versus Long-Term Microbial Shifts in Feces.&quot;,&quot;page&quot;:&quot;e01693-15&quot;,&quot;volume&quot;:&quot;6&quot;,&quot;issue&quot;:&quot;6&quot;,&quot;journalAbbreviation&quot;:&quot;MBio&quot;,&quot;id&quot;:&quot;1263833&quot;,&quot;type&quot;:&quot;article-journal&quot;,&quot;container-title&quot;:&quot;mBio&quot;,&quot;container-title-short&quot;:&quot;MBio&quot;,&quot;author&quot;:[{&quot;family&quot;:&quot;Zaura&quot;,&quot;given&quot;:&quot;Egija&quot;},{&quot;family&quot;:&quot;Brandt&quot;,&quot;given&quot;:&quot;Bernd W&quot;},{&quot;family&quot;:&quot;Teixeira de Mattos&quot;,&quot;given&quot;:&quot;M Joost&quot;},{&quot;family&quot;:&quot;Buijs&quot;,&quot;given&quot;:&quot;Mark J&quot;},{&quot;family&quot;:&quot;Caspers&quot;,&quot;given&quot;:&quot;Martien P M&quot;},{&quot;family&quot;:&quot;Rashid&quot;,&quot;given&quot;:&quot;Mamun-Ur&quot;},{&quot;family&quot;:&quot;Weintraub&quot;,&quot;given&quot;:&quot;Andrej&quot;},{&quot;family&quot;:&quot;Nord&quot;,&quot;given&quot;:&quot;Carl Erik&quot;},{&quot;family&quot;:&quot;Savell&quot;,&quot;given&quot;:&quot;Ann&quot;},{&quot;family&quot;:&quot;Hu&quot;,&quot;given&quot;:&quot;Yanmin&quot;},{&quot;family&quot;:&quot;Coates&quot;,&quot;given&quot;:&quot;Antony R&quot;},{&quot;family&quot;:&quot;Hubank&quot;,&quot;given&quot;:&quot;Mike&quot;},{&quot;family&quot;:&quot;Spratt&quot;,&quot;given&quot;:&quot;David A&quot;},{&quot;family&quot;:&quot;Wilson&quot;,&quot;given&quot;:&quot;Michael&quot;},{&quot;family&quot;:&quot;Keijser&quot;,&quot;given&quot;:&quot;Bart J F&quot;},{&quot;family&quot;:&quot;Crielaard&quot;,&quot;given&quot;:&quot;Wim&quot;}],&quot;issued&quot;:{&quot;date-parts&quot;:[[&quot;2015&quot;,&quot;11&quot;,&quot;10&quot;]]},&quot;DOI&quot;:&quot;10.1128/mBio.01693-15&quot;,&quot;PMID&quot;:&quot;26556275&quot;,&quot;PMCID&quot;:&quot;PMC4659469&quot;,&quot;citation-label&quot;:&quot;1263833&quot;},{&quot;title&quot;:&quot;Neural Controlled Differential Equations for Irregular Time Series&quot;,&quot;journalAbbreviation&quot;:&quot;arXiv&quot;,&quot;id&quot;:&quot;14792212&quot;,&quot;type&quot;:&quot;article-journal&quot;,&quot;container-title&quot;:&quot;arXiv&quot;,&quot;container-title-short&quot;:&quot;arXiv&quot;,&quot;abstract&quot;:&quot;Neural ordinary differential equations are an attractive option for modelling temporal dynamics. However, a fundamental issue is that the solution to an ordinary differential equation is determined by its initial condition, and there is no mechanism for adjusting the trajectory based on subsequent observations. Here, we demonstrate how this may be resolved through the well-understood mathematics of \\emph{controlled differential equations}. The resulting \\emph{neural controlled differential equation} model is directly applicable to the general setting of partially-observed irregularly-sampled multivariate time series, and (unlike previous work on this problem) it may utilise memory-efficient adjoint-based backpropagation even across observations. We demonstrate that our model achieves state-of-the-art performance against similar (ODE or RNN based) models in empirical studies on a range of datasets. Finally we provide theoretical results demonstrating universal approximation, and that our model subsumes alternative ODE models.&quot;,&quot;author&quot;:[{&quot;family&quot;:&quot;Kidger&quot;,&quot;given&quot;:&quot;Patrick&quot;},{&quot;family&quot;:&quot;Morrill&quot;,&quot;given&quot;:&quot;James&quot;},{&quot;family&quot;:&quot;Foster&quot;,&quot;given&quot;:&quot;James&quot;},{&quot;family&quot;:&quot;Lyons&quot;,&quot;given&quot;:&quot;Terry&quot;}],&quot;issued&quot;:{&quot;date-parts&quot;:[[&quot;2020&quot;]]},&quot;DOI&quot;:&quot;10.48550/arxiv.2005.08926&quot;,&quot;citation-label&quot;:&quot;14792212&quot;},{&quot;title&quot;:&quot;Global burden of bacterial antimicrobial resistance in 2019: a systematic analysis.&quot;,&quot;page&quot;:&quot;629-655&quot;,&quot;volume&quot;:&quot;399&quot;,&quot;issue&quot;:&quot;10325&quot;,&quot;journalAbbreviation&quot;:&quot;Lancet&quot;,&quot;id&quot;:&quot;12301344&quot;,&quot;type&quot;:&quot;article-journal&quot;,&quot;container-title&quot;:&quot;The Lancet&quot;,&quot;container-title-short&quot;:&quot;Lancet&quot;,&quot;author&quot;:[{&quot;family&quot;:&quot;Antimicrobial Resistance Collaborators&quot;}],&quot;issued&quot;:{&quot;date-parts&quot;:[[&quot;2022&quot;,&quot;2&quot;,&quot;12&quot;]]},&quot;DOI&quot;:&quot;10.1016/S0140-6736(21)02724-0&quot;,&quot;PMID&quot;:&quot;35065702&quot;,&quot;PMCID&quot;:&quot;PMC8841637&quot;,&quot;citation-label&quot;:&quot;12301344&quot;},{&quot;title&quot;:&quot;Vancomycin-resistant Enterococcus domination of intestinal microbiota is enabled by antibiotic treatment in mice and precedes bloodstream invasion in humans.&quot;,&quot;page&quot;:&quot;4332-4341&quot;,&quot;volume&quot;:&quot;120&quot;,&quot;issue&quot;:&quot;12&quot;,&quot;journalAbbreviation&quot;:&quot;J. Clin. Invest.&quot;,&quot;id&quot;:&quot;122253&quot;,&quot;type&quot;:&quot;article-journal&quot;,&quot;container-title&quot;:&quot;The Journal of Clinical Investigation&quot;,&quot;container-title-short&quot;:&quot;J. Clin. Invest.&quot;,&quot;abstract&quot;:&quot;Bloodstream infection by highly antibiotic-resistant bacteria, such as vancomycin-resistant Enterococcus (VRE), is a growing clinical problem that increasingly defies medical intervention. Identifying patients at high risk for bacterial sepsis remains an important clinical challenge. Recent studies have shown that antibiotics can alter microbial diversity in the intestine. Here, we characterized these effects using 16s rDNA pyrosequencing and demonstrated that antibiotic treatment of mice enabled exogenously administered VRE to efficiently and nearly completely displace the normal microbiota of the small and large intestine. In the clinical setting, we found that intestinal domination by VRE preceded bloodstream infection in patients undergoing allogeneic hematopoietic stem cell transplantation. Our results demonstrate that antibiotics perturb the normal commensal microbiota and set the stage for intestinal domination by bacteria associated with hospital-acquired infections. Thus, high-throughput DNA sequencing of the intestinal microbiota could identify patients at high risk of developing bacterial sepsis.&quot;,&quot;author&quot;:[{&quot;family&quot;:&quot;Ubeda&quot;,&quot;given&quot;:&quot;Carles&quot;},{&quot;family&quot;:&quot;Taur&quot;,&quot;given&quot;:&quot;Ying&quot;},{&quot;family&quot;:&quot;Jenq&quot;,&quot;given&quot;:&quot;Robert R&quot;},{&quot;family&quot;:&quot;Equinda&quot;,&quot;given&quot;:&quot;Michele J&quot;},{&quot;family&quot;:&quot;Son&quot;,&quot;given&quot;:&quot;Tammy&quot;},{&quot;family&quot;:&quot;Samstein&quot;,&quot;given&quot;:&quot;Miriam&quot;},{&quot;family&quot;:&quot;Viale&quot;,&quot;given&quot;:&quot;Agnes&quot;},{&quot;family&quot;:&quot;Socci&quot;,&quot;given&quot;:&quot;Nicholas D&quot;},{&quot;family&quot;:&quot;van den Brink&quot;,&quot;given&quot;:&quot;Marcel R M&quot;},{&quot;family&quot;:&quot;Kamboj&quot;,&quot;given&quot;:&quot;Mini&quot;},{&quot;family&quot;:&quot;Pamer&quot;,&quot;given&quot;:&quot;Eric G&quot;}],&quot;issued&quot;:{&quot;date-parts&quot;:[[&quot;2010&quot;,&quot;12&quot;]]},&quot;DOI&quot;:&quot;10.1172/JCI43918&quot;,&quot;PMID&quot;:&quot;21099116&quot;,&quot;PMCID&quot;:&quot;PMC2993598&quot;,&quot;citation-label&quot;:&quot;122253&quot;},{&quot;title&quot;:&quot;MDSINE: Microbial Dynamical Systems INference Engine for microbiome time-series analyses.&quot;,&quot;page&quot;:&quot;121&quot;,&quot;volume&quot;:&quot;17&quot;,&quot;issue&quot;:&quot;1&quot;,&quot;journalAbbreviation&quot;:&quot;Genome Biol.&quot;,&quot;id&quot;:&quot;2135821&quot;,&quot;type&quot;:&quot;article-journal&quot;,&quot;container-title&quot;:&quot;Genome Biology&quot;,&quot;container-title-short&quot;:&quot;Genome Biol.&quot;,&quot;abstract&quot;:&quot;Predicting dynamics of host-microbial ecosystems is crucial for the rational design of bacteriotherapies. We present MDSINE, a suite of algorithms for inferring dynamical systems models from microbiome time-series data and predicting temporal behaviors. Using simulated data, we demonstrate that MDSINE significantly outperforms the existing inference method. We then show MDSINE's utility on two new gnotobiotic mice datasets, investigating infection with Clostridium difficile and an immune-modulatory probiotic. Using these datasets, we demonstrate new capabilities, including accurate forecasting of microbial dynamics, prediction of stable sub-communities that inhibit pathogen growth, and identification of bacteria most crucial to community integrity in response to perturbations.&quot;,&quot;author&quot;:[{&quot;family&quot;:&quot;Bucci&quot;,&quot;given&quot;:&quot;Vanni&quot;},{&quot;family&quot;:&quot;Tzen&quot;,&quot;given&quot;:&quot;Belinda&quot;},{&quot;family&quot;:&quot;Li&quot;,&quot;given&quot;:&quot;Ning&quot;},{&quot;family&quot;:&quot;Simmons&quot;,&quot;given&quot;:&quot;Matt&quot;},{&quot;family&quot;:&quot;Tanoue&quot;,&quot;given&quot;:&quot;Takeshi&quot;},{&quot;family&quot;:&quot;Bogart&quot;,&quot;given&quot;:&quot;Elijah&quot;},{&quot;family&quot;:&quot;Deng&quot;,&quot;given&quot;:&quot;Luxue&quot;},{&quot;family&quot;:&quot;Yeliseyev&quot;,&quot;given&quot;:&quot;Vladimir&quot;},{&quot;family&quot;:&quot;Delaney&quot;,&quot;given&quot;:&quot;Mary L&quot;},{&quot;family&quot;:&quot;Liu&quot;,&quot;given&quot;:&quot;Qing&quot;},{&quot;family&quot;:&quot;Olle&quot;,&quot;given&quot;:&quot;Bernat&quot;},{&quot;family&quot;:&quot;Stein&quot;,&quot;given&quot;:&quot;Richard R&quot;},{&quot;family&quot;:&quot;Honda&quot;,&quot;given&quot;:&quot;Kenya&quot;},{&quot;family&quot;:&quot;Bry&quot;,&quot;given&quot;:&quot;Lynn&quot;},{&quot;family&quot;:&quot;Gerber&quot;,&quot;given&quot;:&quot;Georg K&quot;}],&quot;issued&quot;:{&quot;date-parts&quot;:[[&quot;2016&quot;,&quot;6&quot;,&quot;3&quot;]]},&quot;DOI&quot;:&quot;10.1186/s13059-016-0980-6&quot;,&quot;PMID&quot;:&quot;27259475&quot;,&quot;PMCID&quot;:&quot;PMC4893271&quot;,&quot;citation-label&quot;:&quot;2135821&quot;},{&quot;title&quot;:&quot;Lotka-Volterra pairwise modeling fails to capture diverse pairwise microbial interactions.&quot;,&quot;volume&quot;:&quot;6&quot;,&quot;journalAbbreviation&quot;:&quot;eLife&quot;,&quot;id&quot;:&quot;3406940&quot;,&quot;type&quot;:&quot;article-journal&quot;,&quot;container-title&quot;:&quot;eLife&quot;,&quot;container-title-short&quot;:&quot;eLife&quot;,&quot;abstract&quot;:&quot;Pairwise models are commonly used to describe many-species communities. In these models, an individual receives additive fitness effects from pairwise interactions with each species in the community ('additivity assumption'). All pairwise interactions are typically represented by a single equation where parameters reflect signs and strengths of fitness effects ('universality assumption'). Here, we show that a single equation fails to qualitatively capture diverse pairwise microbial interactions. We build mechanistic reference models for two microbial species engaging in commonly-found chemical-mediated interactions, and attempt to derive pairwise models. Different equations are appropriate depending on whether a mediator is consumable or reusable, whether an interaction is mediated by one or more mediators, and sometimes even on quantitative details of the community (e.g. relative fitness of the two species, initial conditions). Our results, combined with potential violation of the additivity assumption in many-species communities, suggest that pairwise modeling will often fail to predict microbial dynamics.&quot;,&quot;author&quot;:[{&quot;family&quot;:&quot;Momeni&quot;,&quot;given&quot;:&quot;Babak&quot;},{&quot;family&quot;:&quot;Xie&quot;,&quot;given&quot;:&quot;Li&quot;},{&quot;family&quot;:&quot;Shou&quot;,&quot;given&quot;:&quot;Wenying&quot;}],&quot;issued&quot;:{&quot;date-parts&quot;:[[&quot;2017&quot;,&quot;3&quot;,&quot;28&quot;]]},&quot;DOI&quot;:&quot;10.7554/eLife.25051&quot;,&quot;PMID&quot;:&quot;28350295&quot;,&quot;PMCID&quot;:&quot;PMC5469619&quot;,&quot;citation-label&quot;:&quot;3406940&quot;},{&quot;title&quot;:&quot;Ecological modeling from time-series inference: insight into dynamics and stability of intestinal microbiota.&quot;,&quot;page&quot;:&quot;e1003388&quot;,&quot;volume&quot;:&quot;9&quot;,&quot;issue&quot;:&quot;12&quot;,&quot;journalAbbreviation&quot;:&quot;PLoS Comput. Biol.&quot;,&quot;id&quot;:&quot;32482&quot;,&quot;type&quot;:&quot;article-journal&quot;,&quot;container-title&quot;:&quot;PLoS Computational Biology&quot;,&quot;container-title-short&quot;:&quot;PLoS Comput. Biol.&quot;,&quot;abstract&quot;:&quot;The intestinal microbiota is a microbial ecosystem of crucial importance to human health. Understanding how the microbiota confers resistance against enteric pathogens and how antibiotics disrupt that resistance is key to the prevention and cure of intestinal infections. We present a novel method to infer microbial community ecology directly from time-resolved metagenomics. This method extends generalized Lotka-Volterra dynamics to account for external perturbations. Data from recent experiments on antibiotic-mediated Clostridium difficile infection is analyzed to quantify microbial interactions, commensal-pathogen interactions, and the effect of the antibiotic on the community. Stability analysis reveals that the microbiota is intrinsically stable, explaining how antibiotic perturbations and C. difficile inoculation can produce catastrophic shifts that persist even after removal of the perturbations. Importantly, the analysis suggests a subnetwork of bacterial groups implicated in protection against C. difficile. Due to its generality, our method can be applied to any high-resolution ecological time-series data to infer community structure and response to external stimuli.&quot;,&quot;author&quot;:[{&quot;family&quot;:&quot;Stein&quot;,&quot;given&quot;:&quot;Richard R&quot;},{&quot;family&quot;:&quot;Bucci&quot;,&quot;given&quot;:&quot;Vanni&quot;},{&quot;family&quot;:&quot;Toussaint&quot;,&quot;given&quot;:&quot;Nora C&quot;},{&quot;family&quot;:&quot;Buffie&quot;,&quot;given&quot;:&quot;Charlie G&quot;},{&quot;family&quot;:&quot;Rätsch&quot;,&quot;given&quot;:&quot;Gunnar&quot;},{&quot;family&quot;:&quot;Pamer&quot;,&quot;given&quot;:&quot;Eric G&quot;},{&quot;family&quot;:&quot;Sander&quot;,&quot;given&quot;:&quot;Chris&quot;},{&quot;family&quot;:&quot;Xavier&quot;,&quot;given&quot;:&quot;João B&quot;}],&quot;issued&quot;:{&quot;date-parts&quot;:[[&quot;2013&quot;,&quot;12&quot;,&quot;12&quot;]]},&quot;DOI&quot;:&quot;10.1371/journal.pcbi.1003388&quot;,&quot;PMID&quot;:&quot;24348232&quot;,&quot;PMCID&quot;:&quot;PMC3861043&quot;,&quot;citation-label&quot;:&quot;32482&quot;},{&quot;title&quot;:&quot;Deciphering microbial interactions in synthetic human gut microbiome communities.&quot;,&quot;page&quot;:&quot;e8157&quot;,&quot;volume&quot;:&quot;14&quot;,&quot;issue&quot;:&quot;6&quot;,&quot;journalAbbreviation&quot;:&quot;Mol. Syst. Biol.&quot;,&quot;id&quot;:&quot;5481585&quot;,&quot;type&quot;:&quot;article-journal&quot;,&quot;container-title&quot;:&quot;Molecular Systems Biology&quot;,&quot;container-title-short&quot;:&quot;Mol. Syst. Biol.&quot;,&quot;abstract&quot;:&quot;The ecological forces that govern the assembly and stability of the human gut microbiota remain unresolved. We developed a generalizable model-guided framework to predict higher-dimensional consortia from time-resolved measurements of lower-order assemblages. This method was employed to decipher microbial interactions in a diverse human gut microbiome synthetic community. We show that pairwise interactions are major drivers of multi-species community dynamics, as opposed to higher-order interactions. The inferred ecological network exhibits a high proportion of negative and frequent positive interactions. Ecological drivers and responsive recipient species were discovered in the network. Our model demonstrated that a prevalent positive and negative interaction topology enables robust coexistence by implementing a negative feedback loop that balances disparities in monospecies fitness levels. We show that negative interactions could generate history-dependent responses of initial species proportions that frequently do not originate from bistability. Measurements of extracellular metabolites illuminated the metabolic capabilities of monospecies and potential molecular basis of microbial interactions. In sum, these methods defined the ecological roles of major human-associated intestinal species and illuminated design principles of microbial communities.© 2018 The Authors. Published under the terms of the CC BY 4.0 license.&quot;,&quot;author&quot;:[{&quot;family&quot;:&quot;Venturelli&quot;,&quot;given&quot;:&quot;Ophelia S&quot;},{&quot;family&quot;:&quot;Carr&quot;,&quot;given&quot;:&quot;Alex C&quot;},{&quot;family&quot;:&quot;Fisher&quot;,&quot;given&quot;:&quot;Garth&quot;},{&quot;family&quot;:&quot;Hsu&quot;,&quot;given&quot;:&quot;Ryan H&quot;},{&quot;family&quot;:&quot;Lau&quot;,&quot;given&quot;:&quot;Rebecca&quot;},{&quot;family&quot;:&quot;Bowen&quot;,&quot;given&quot;:&quot;Benjamin P&quot;},{&quot;family&quot;:&quot;Hromada&quot;,&quot;given&quot;:&quot;Susan&quot;},{&quot;family&quot;:&quot;Northen&quot;,&quot;given&quot;:&quot;Trent&quot;},{&quot;family&quot;:&quot;Arkin&quot;,&quot;given&quot;:&quot;Adam P&quot;}],&quot;issued&quot;:{&quot;date-parts&quot;:[[&quot;2018&quot;,&quot;6&quot;,&quot;21&quot;]]},&quot;DOI&quot;:&quot;10.15252/msb.20178157&quot;,&quot;PMID&quot;:&quot;29930200&quot;,&quot;PMCID&quot;:&quot;PMC6011841&quot;,&quot;citation-label&quot;:&quot;5481585&quot;},{&quot;title&quot;:&quot;Inferring human microbial dynamics from temporal metagenomics data: Pitfalls and lessons.&quot;,&quot;volume&quot;:&quot;39&quot;,&quot;issue&quot;:&quot;2&quot;,&quot;journalAbbreviation&quot;:&quot;Bioessays&quot;,&quot;id&quot;:&quot;4661140&quot;,&quot;type&quot;:&quot;article-journal&quot;,&quot;container-title&quot;:&quot;Bioessays: News and Reviews in Molecular, Cellular and Developmental Biology&quot;,&quot;container-title-short&quot;:&quot;Bioessays&quot;,&quot;abstract&quot;:&quot;The human gut microbiota is a very complex and dynamic ecosystem that plays a crucial role in health and well-being. Inferring microbial community structure and dynamics directly from time-resolved metagenomics data is key to understanding the community ecology and predicting its temporal behavior. Many methods have been proposed to perform the inference. Yet, as we point out in this review, there are several pitfalls along the way. Indeed, the uninformative temporal measurements and the compositional nature of the relative abundance data raise serious challenges in inference. Moreover, the inference results can be largely distorted when only focusing on highly abundant species by ignoring or grouping low-abundance species. Finally, the implicit assumptions in various regularization methods may not reflect reality. Those issues have to be seriously considered in ecological modeling of human gut microbiota.© 2016 WILEY Periodicals, Inc.&quot;,&quot;author&quot;:[{&quot;family&quot;:&quot;Cao&quot;,&quot;given&quot;:&quot;Hong-Tai&quot;},{&quot;family&quot;:&quot;Gibson&quot;,&quot;given&quot;:&quot;Travis E&quot;},{&quot;family&quot;:&quot;Bashan&quot;,&quot;given&quot;:&quot;Amir&quot;},{&quot;family&quot;:&quot;Liu&quot;,&quot;given&quot;:&quot;Yang-Yu&quot;}],&quot;issued&quot;:{&quot;date-parts&quot;:[[&quot;2017&quot;,&quot;2&quot;]]},&quot;DOI&quot;:&quot;10.1002/bies.201600188&quot;,&quot;PMID&quot;:&quot;28000336&quot;,&quot;citation-label&quot;:&quot;4661140&quot;},{&quot;title&quot;:&quot;Compilation of longitudinal microbiota data and hospitalome from hematopoietic cell transplantation patients.&quot;,&quot;page&quot;:&quot;71&quot;,&quot;volume&quot;:&quot;8&quot;,&quot;issue&quot;:&quot;1&quot;,&quot;journalAbbreviation&quot;:&quot;Sci. Data&quot;,&quot;id&quot;:&quot;10650849&quot;,&quot;type&quot;:&quot;article-journal&quot;,&quot;container-title&quot;:&quot;Scientific data&quot;,&quot;container-title-short&quot;:&quot;Sci. Data&quot;,&quot;abstract&quot;:&quot;The impact of the gut microbiota in human health is affected by several factors including its composition, drug administrations, therapeutic interventions and underlying diseases. Unfortunately, many human microbiota datasets available publicly were collected to study the impact of single variables, and typically consist of outpatients in cross-sectional studies, have small sample numbers and/or lack metadata to account for confounders. These limitations can complicate reusing the data for questions outside their original focus. Here, we provide comprehensive longitudinal patient dataset that overcomes those limitations: a collection of fecal microbiota compositions (&gt;10,000 microbiota samples from &gt;1,000 patients) and a rich description of the \&quot;hospitalome\&quot; experienced by the hosts, i.e., their drug exposures and other metadata from patients with cancer, hospitalized to receive allogeneic hematopoietic cell transplantation (allo-HCT) at a large cancer center in the United States. We present five examples of how to apply these data to address clinical and scientific questions on host-associated microbial communities.&quot;,&quot;author&quot;:[{&quot;family&quot;:&quot;Liao&quot;,&quot;given&quot;:&quot;Chen&quot;},{&quot;family&quot;:&quot;Taylor&quot;,&quot;given&quot;:&quot;Bradford P&quot;},{&quot;family&quot;:&quot;Ceccarani&quot;,&quot;given&quot;:&quot;Camilla&quot;},{&quot;family&quot;:&quot;Fontana&quot;,&quot;given&quot;:&quot;Emily&quot;},{&quot;family&quot;:&quot;Amoretti&quot;,&quot;given&quot;:&quot;Luigi A&quot;},{&quot;family&quot;:&quot;Wright&quot;,&quot;given&quot;:&quot;Roberta J&quot;},{&quot;family&quot;:&quot;Gomes&quot;,&quot;given&quot;:&quot;Antonio L C&quot;},{&quot;family&quot;:&quot;Peled&quot;,&quot;given&quot;:&quot;Jonathan U&quot;},{&quot;family&quot;:&quot;Taur&quot;,&quot;given&quot;:&quot;Ying&quot;},{&quot;family&quot;:&quot;Perales&quot;,&quot;given&quot;:&quot;Miguel-Angel&quot;},{&quot;family&quot;:&quot;van den Brink&quot;,&quot;given&quot;:&quot;Marcel R M&quot;},{&quot;family&quot;:&quot;Littmann&quot;,&quot;given&quot;:&quot;Eric&quot;},{&quot;family&quot;:&quot;Pamer&quot;,&quot;given&quot;:&quot;Eric G&quot;},{&quot;family&quot;:&quot;Schluter&quot;,&quot;given&quot;:&quot;Jonas&quot;},{&quot;family&quot;:&quot;Xavier&quot;,&quot;given&quot;:&quot;Joao B&quot;}],&quot;issued&quot;:{&quot;date-parts&quot;:[[&quot;2021&quot;,&quot;3&quot;,&quot;2&quot;]]},&quot;DOI&quot;:&quot;10.1038/s41597-021-00860-8&quot;,&quot;PMID&quot;:&quot;33654104&quot;,&quot;PMCID&quot;:&quot;PMC7925583&quot;,&quot;citation-label&quot;:&quot;10650849&quot;},{&quot;title&quot;:&quot;Using neural ordinary differential equations to predict complex ecological dynamics from population density data.&quot;,&quot;page&quot;:&quot;20230604&quot;,&quot;volume&quot;:&quot;21&quot;,&quot;issue&quot;:&quot;214&quot;,&quot;journalAbbreviation&quot;:&quot;J. R. Soc. Interface&quot;,&quot;id&quot;:&quot;17948612&quot;,&quot;type&quot;:&quot;article-journal&quot;,&quot;container-title&quot;:&quot;Journal of the Royal Society, Interface&quot;,&quot;container-title-short&quot;:&quot;J. R. Soc. Interface&quot;,&quot;abstract&quot;:&quot;Simple models have been used to describe ecological processes for over a century. However, the complexity of ecological systems makes simple models subject to modelling bias due to simplifying assumptions or unaccounted factors, limiting their predictive power. Neural ordinary differential equations (NODEs) have surged as a machine-learning algorithm that preserves the dynamic nature of the data (Chen et al. 2018 Adv. Neural Inf. Process. Syst.). Although preserving the dynamics in the data is an advantage, the question of how NODEs perform as a forecasting tool of ecological communities is unanswered. Here, we explore this question using simulated time series of competing species in a time-varying environment. We find that NODEs provide more precise forecasts than autoregressive integrated moving average (ARIMA) models. We also find that untuned NODEs have a similar forecasting accuracy to untuned long-short term memory neural networks and both are outperformed in accuracy and precision by empirical dynamical modelling . However, we also find NODEs generally outperform all other methods when evaluating with the interval score, which evaluates precision and accuracy in terms of prediction intervals rather than pointwise accuracy. We also discuss ways to improve the forecasting performance of NODEs. The power of a forecasting tool such as NODEs is that it can provide insights into population dynamics and should thus broaden the approaches to studying time series of ecological communities.&quot;,&quot;author&quot;:[{&quot;family&quot;:&quot;Arroyo-Esquivel&quot;,&quot;given&quot;:&quot;Jorge&quot;},{&quot;family&quot;:&quot;Klausmeier&quot;,&quot;given&quot;:&quot;Christopher A&quot;},{&quot;family&quot;:&quot;Litchman&quot;,&quot;given&quot;:&quot;Elena&quot;}],&quot;issued&quot;:{&quot;date-parts&quot;:[[&quot;2024&quot;,&quot;5&quot;,&quot;15&quot;]]},&quot;DOI&quot;:&quot;10.1098/rsif.2023.0604&quot;,&quot;PMID&quot;:&quot;38745459&quot;,&quot;PMCID&quot;:&quot;PMC11285509&quot;,&quot;citation-label&quot;:&quot;17948612&quot;},{&quot;title&quot;:&quot;Latent ODEs for Irregularly-Sampled Time Series&quot;,&quot;journalAbbreviation&quot;:&quot;arXiv&quot;,&quot;id&quot;:&quot;14442136&quot;,&quot;type&quot;:&quot;article-journal&quot;,&quot;container-title&quot;:&quot;arXiv&quot;,&quot;container-title-short&quot;:&quot;arXiv&quot;,&quot;abstract&quot;:&quot;Time series with non-uniform intervals occur in many applications, and are difficult to model using standard recurrent neural networks (RNNs). We generalize RNNs to have continuous-time hidden dynamics defined by ordinary differential equations (ODEs), a model we call ODE-RNNs. Furthermore, we use ODE-RNNs to replace the recognition network of the recently-proposed Latent ODE model. Both ODE-RNNs and Latent ODEs can naturally handle arbitrary time gaps between observations, and can explicitly model the probability of observation times using Poisson processes. We show experimentally that these ODE-based models outperform their RNN-based counterparts on irregularly-sampled data.&quot;,&quot;author&quot;:[{&quot;family&quot;:&quot;Rubanova&quot;,&quot;given&quot;:&quot;Yulia&quot;},{&quot;family&quot;:&quot;Chen&quot;,&quot;given&quot;:&quot;Ricky T. Q.&quot;},{&quot;family&quot;:&quot;Duvenaud&quot;,&quot;given&quot;:&quot;David&quot;}],&quot;issued&quot;:{&quot;date-parts&quot;:[[&quot;2019&quot;]]},&quot;DOI&quot;:&quot;10.48550/arxiv.1907.03907&quot;,&quot;citation-label&quot;:&quot;14442136&quot;},{&quot;title&quot;:&quot;Neural Ordinary Differential Equations&quot;,&quot;journalAbbreviation&quot;:&quot;arXiv&quot;,&quot;id&quot;:&quot;13330493&quot;,&quot;type&quot;:&quot;article-journal&quot;,&quot;container-title&quot;:&quot;arXiv&quot;,&quot;container-title-short&quot;:&quot;arXiv&quot;,&quot;abstract&quot;:&quot;We introduce a new family of deep neural network models. Instead of specifying a discrete sequence of hidden layers, we parameterize the derivative of the hidden state using a neural network. The output of the network is computed using a black-box differential equation solver. These continuous-depth models have constant memory cost, adapt their evaluation strategy to each input, and can explicitly trade numerical precision for speed. We demonstrate these properties in continuous-depth residual networks and continuous-time latent variable models. We also construct continuous normalizing flows, a generative model that can train by maximum likelihood, without partitioning or ordering the data dimensions. For training, we show how to scalably backpropagate through any ODE solver, without access to its internal operations. This allows end-to-end training of ODEs within larger models.&quot;,&quot;author&quot;:[{&quot;family&quot;:&quot;Chen&quot;,&quot;given&quot;:&quot;Ricky T. Q.&quot;},{&quot;family&quot;:&quot;Rubanova&quot;,&quot;given&quot;:&quot;Yulia&quot;},{&quot;family&quot;:&quot;Bettencourt&quot;,&quot;given&quot;:&quot;Jesse&quot;},{&quot;family&quot;:&quot;Duvenaud&quot;,&quot;given&quot;:&quot;David&quot;}],&quot;issued&quot;:{&quot;date-parts&quot;:[[&quot;2018&quot;]]},&quot;DOI&quot;:&quot;10.48550/arxiv.1806.07366&quot;,&quot;citation-label&quot;:&quot;13330493&quot;},{&quot;title&quot;:&quot;Microbiota as Predictor of Mortality in Allogeneic Hematopoietic-Cell Transplantation.&quot;,&quot;page&quot;:&quot;822-834&quot;,&quot;volume&quot;:&quot;382&quot;,&quot;issue&quot;:&quot;9&quot;,&quot;journalAbbreviation&quot;:&quot;N. Engl. J. Med.&quot;,&quot;id&quot;:&quot;8312810&quot;,&quot;type&quot;:&quot;article-journal&quot;,&quot;container-title&quot;:&quot;The New England Journal of Medicine&quot;,&quot;container-title-short&quot;:&quot;N. Engl. J. Med.&quot;,&quot;abstract&quot;:&quot;BACKGROUND: Relationships between microbiota composition and clinical outcomes after allogeneic hematopoietic-cell transplantation have been described in single-center studies. Geographic variations in the composition of human microbial communities and differences in clinical practices across institutions raise the question of whether these associations are generalizable.METHODS: The microbiota composition of fecal samples obtained from patients who were undergoing allogeneic hematopoietic-cell transplantation at four centers was profiled by means of 16S ribosomal RNA gene sequencing. In an observational study, we examined associations between microbiota diversity and mortality using Cox proportional-hazards analysis. For stratification of the cohorts into higher- and lower-diversity groups, the median diversity value that was observed at the study center in New York was used. In the analysis of independent cohorts, the New York center was cohort 1, and three centers in Germany, Japan, and North Carolina composed cohort 2. Cohort 1 and subgroups within it were analyzed for additional outcomes, including transplantation-related death.RESULTS: We profiled 8767 fecal samples obtained from 1362 patients undergoing allogeneic hematopoietic-cell transplantation at the four centers. We observed patterns of microbiota disruption characterized by loss of diversity and domination by single taxa. Higher diversity of intestinal microbiota was associated with a lower risk of death in independent cohorts (cohort 1: 104 deaths among 354 patients in the higher-diversity group vs. 136 deaths among 350 patients in the lower-diversity group; adjusted hazard ratio, 0.71; 95% confidence interval [CI], 0.55 to 0.92; cohort 2: 18 deaths among 87 patients in the higher-diversity group vs. 35 deaths among 92 patients in the lower-diversity group; adjusted hazard ratio, 0.49; 95% CI, 0.27 to 0.90). Subgroup analyses identified an association between lower intestinal diversity and higher risks of transplantation-related death and death attributable to graft-versus-host disease. Baseline samples obtained before transplantation already showed evidence of microbiome disruption, and lower diversity before transplantation was associated with poor survival.CONCLUSIONS: Patterns of microbiota disruption during allogeneic hematopoietic-cell transplantation were similar across transplantation centers and geographic locations; patterns were characterized by loss of diversity and domination by single taxa. Higher diversity of intestinal microbiota at the time of neutrophil engraftment was associated with lower mortality. (Funded by the National Cancer Institute and others.).Copyright © 2020 Massachusetts Medical Society.&quot;,&quot;author&quot;:[{&quot;family&quot;:&quot;Peled&quot;,&quot;given&quot;:&quot;Jonathan U&quot;},{&quot;family&quot;:&quot;Gomes&quot;,&quot;given&quot;:&quot;Antonio L C&quot;},{&quot;family&quot;:&quot;Devlin&quot;,&quot;given&quot;:&quot;Sean M&quot;},{&quot;family&quot;:&quot;Littmann&quot;,&quot;given&quot;:&quot;Eric R&quot;},{&quot;family&quot;:&quot;Taur&quot;,&quot;given&quot;:&quot;Ying&quot;},{&quot;family&quot;:&quot;Sung&quot;,&quot;given&quot;:&quot;Anthony D&quot;},{&quot;family&quot;:&quot;Weber&quot;,&quot;given&quot;:&quot;Daniela&quot;},{&quot;family&quot;:&quot;Hashimoto&quot;,&quot;given&quot;:&quot;Daigo&quot;},{&quot;family&quot;:&quot;Slingerland&quot;,&quot;given&quot;:&quot;Ann E&quot;},{&quot;family&quot;:&quot;Slingerland&quot;,&quot;given&quot;:&quot;John B&quot;},{&quot;family&quot;:&quot;Maloy&quot;,&quot;given&quot;:&quot;Molly&quot;},{&quot;family&quot;:&quot;Clurman&quot;,&quot;given&quot;:&quot;Annelie G&quot;},{&quot;family&quot;:&quot;Stein-Thoeringer&quot;,&quot;given&quot;:&quot;Christoph K&quot;},{&quot;family&quot;:&quot;Markey&quot;,&quot;given&quot;:&quot;Kate A&quot;},{&quot;family&quot;:&quot;Docampo&quot;,&quot;given&quot;:&quot;Melissa D&quot;},{&quot;family&quot;:&quot;Burgos da Silva&quot;,&quot;given&quot;:&quot;Marina&quot;},{&quot;family&quot;:&quot;Khan&quot;,&quot;given&quot;:&quot;Niloufer&quot;},{&quot;family&quot;:&quot;Gessner&quot;,&quot;given&quot;:&quot;André&quot;},{&quot;family&quot;:&quot;Messina&quot;,&quot;given&quot;:&quot;Julia A&quot;},{&quot;family&quot;:&quot;Romero&quot;,&quot;given&quot;:&quot;Kristi&quot;},{&quot;family&quot;:&quot;Lew&quot;,&quot;given&quot;:&quot;Meagan V&quot;},{&quot;family&quot;:&quot;Bush&quot;,&quot;given&quot;:&quot;Amy&quot;},{&quot;family&quot;:&quot;Bohannon&quot;,&quot;given&quot;:&quot;Lauren&quot;},{&quot;family&quot;:&quot;Brereton&quot;,&quot;given&quot;:&quot;Daniel G&quot;},{&quot;family&quot;:&quot;Fontana&quot;,&quot;given&quot;:&quot;Emily&quot;},{&quot;family&quot;:&quot;Amoretti&quot;,&quot;given&quot;:&quot;Luigi A&quot;},{&quot;family&quot;:&quot;Wright&quot;,&quot;given&quot;:&quot;Roberta J&quot;},{&quot;family&quot;:&quot;Armijo&quot;,&quot;given&quot;:&quot;Gabriel K&quot;},{&quot;family&quot;:&quot;Shono&quot;,&quot;given&quot;:&quot;Yusuke&quot;},{&quot;family&quot;:&quot;Sanchez-Escamilla&quot;,&quot;given&quot;:&quot;Míriam&quot;},{&quot;family&quot;:&quot;Castillo Flores&quot;,&quot;given&quot;:&quot;Nerea&quot;},{&quot;family&quot;:&quot;Alarcon Tomas&quot;,&quot;given&quot;:&quot;Ana&quot;},{&quot;family&quot;:&quot;Lin&quot;,&quot;given&quot;:&quot;Richard J&quot;},{&quot;family&quot;:&quot;Yáñez San Segundo&quot;,&quot;given&quot;:&quot;Lucrecia&quot;},{&quot;family&quot;:&quot;Shah&quot;,&quot;given&quot;:&quot;Gunjan L&quot;},{&quot;family&quot;:&quot;Cho&quot;,&quot;given&quot;:&quot;Christina&quot;},{&quot;family&quot;:&quot;Scordo&quot;,&quot;given&quot;:&quot;Michael&quot;},{&quot;family&quot;:&quot;Politikos&quot;,&quot;given&quot;:&quot;Ioannis&quot;},{&quot;family&quot;:&quot;Hayasaka&quot;,&quot;given&quot;:&quot;Kasumi&quot;},{&quot;family&quot;:&quot;Hasegawa&quot;,&quot;given&quot;:&quot;Yuta&quot;},{&quot;family&quot;:&quot;Gyurkocza&quot;,&quot;given&quot;:&quot;Boglarka&quot;},{&quot;family&quot;:&quot;Ponce&quot;,&quot;given&quot;:&quot;Doris M&quot;},{&quot;family&quot;:&quot;Barker&quot;,&quot;given&quot;:&quot;Juliet N&quot;},{&quot;family&quot;:&quot;Perales&quot;,&quot;given&quot;:&quot;Miguel-Angel&quot;},{&quot;family&quot;:&quot;Giralt&quot;,&quot;given&quot;:&quot;Sergio A&quot;},{&quot;family&quot;:&quot;Jenq&quot;,&quot;given&quot;:&quot;Robert R&quot;},{&quot;family&quot;:&quot;Teshima&quot;,&quot;given&quot;:&quot;Takanori&quot;},{&quot;family&quot;:&quot;Chao&quot;,&quot;given&quot;:&quot;Nelson J&quot;},{&quot;family&quot;:&quot;Holler&quot;,&quot;given&quot;:&quot;Ernst&quot;},{&quot;family&quot;:&quot;Xavier&quot;,&quot;given&quot;:&quot;Joao B&quot;},{&quot;family&quot;:&quot;Pamer&quot;,&quot;given&quot;:&quot;Eric G&quot;},{&quot;family&quot;:&quot;van den Brink&quot;,&quot;given&quot;:&quot;Marcel R M&quot;}],&quot;issued&quot;:{&quot;date-parts&quot;:[[&quot;2020&quot;,&quot;2&quot;,&quot;27&quot;]]},&quot;DOI&quot;:&quot;10.1056/NEJMoa1900623&quot;,&quot;PMID&quot;:&quot;32101664&quot;,&quot;PMCID&quot;:&quot;PMC7534690&quot;,&quot;citation-label&quot;:&quot;8312810&quot;},{&quot;title&quot;:&quot;Ecological management of the microbiota in patients with cancer.&quot;,&quot;page&quot;:&quot;627-639&quot;,&quot;volume&quot;:&quot;22&quot;,&quot;issue&quot;:&quot;9&quot;,&quot;journalAbbreviation&quot;:&quot;Nat. Rev. Clin. Oncol.&quot;,&quot;id&quot;:&quot;18011707&quot;,&quot;type&quot;:&quot;article-journal&quot;,&quot;container-title&quot;:&quot;Nature Reviews. Clinical Oncology&quot;,&quot;container-title-short&quot;:&quot;Nat. Rev. Clin. Oncol.&quot;,&quot;abstract&quot;:&quot;The composition of the intestinal microbiota influences the outcomes of patients receiving cancer treatment, although the best way to use this knowledge to improve cancer care remains unclear. In this Review, I synthesize the current understanding of host-microbiota dynamics in patients with cancer, and propose the integration of microbiota management guided by ecological principles in cancer care. Ecological management of the microbiota emphasizes the preservation of microbial populations - and the benefits they provide to the host - from the disruption caused by treatments such as chemotherapy and prophylactic antibiotics. The microbiota can be routinely and longitudinally monitored in patients using proven non-invasive methods, such as 16S ribosomal RNA amplicon sequencing. Longitudinal microbiome data can be processed with innovative computational tools based on principles of mathematical ecology to predict the risk of microbiota-related complications, guide treatment choices that minimize disturbance to the microbiota and restore microbial populations damaged by cancer treatment. Routine microbiome monitoring could also generate extensive datasets for human-based research, which could inform new microbiota-targeted interventions that improve responses to cancer treatments, including immune-checkpoint inhibitors. Applying ecological approaches to manage microbiota could enhance cancer care and improve patient outcomes.© 2025. Springer Nature Limited.&quot;,&quot;author&quot;:[{&quot;family&quot;:&quot;Xavier&quot;,&quot;given&quot;:&quot;Joao B&quot;}],&quot;issued&quot;:{&quot;date-parts&quot;:[[&quot;2025&quot;,&quot;9&quot;]]},&quot;DOI&quot;:&quot;10.1038/s41571-025-01049-3&quot;,&quot;PMID&quot;:&quot;40579430&quot;,&quot;citation-label&quot;:&quot;18011707&quot;},{&quot;title&quot;:&quot;Neural Ordinary Differential Equations&quot;,&quot;journalAbbreviation&quot;:&quot;Advances in Neural Information Processing Systems&quot;,&quot;id&quot;:&quot;16602179&quot;,&quot;type&quot;:&quot;article-journal&quot;,&quot;container-title&quot;:&quot;Advances in Neural Information Processing Systems&quot;,&quot;container-title-short&quot;:&quot;Advances in Neural Information Processing Systems&quot;,&quot;author&quot;:[{&quot;family&quot;:&quot;Chen&quot;,&quot;given&quot;:&quot;Ricky T. Q.&quot;},{&quot;family&quot;:&quot;Rubanova&quot;,&quot;given&quot;:&quot;Yulia&quot;},{&quot;family&quot;:&quot;Bettencourt&quot;,&quot;given&quot;:&quot;Jesse&quot;},{&quot;family&quot;:&quot;Duvenaud&quot;,&quot;given&quot;:&quot;David K.&quot;}],&quot;issued&quot;:{&quot;date-parts&quot;:[[&quot;2018&quot;]]},&quot;citation-label&quot;:&quot;16602179&quot;},{&quot;title&quot;:&quot;The TaxUMAP atlas: Efficient display of large clinical microbiome data reveals ecological competition in protection against bacteremia.&quot;,&quot;page&quot;:&quot;1126-1139.e6&quot;,&quot;volume&quot;:&quot;31&quot;,&quot;issue&quot;:&quot;7&quot;,&quot;journalAbbreviation&quot;:&quot;Cell Host Microbe&quot;,&quot;id&quot;:&quot;15010631&quot;,&quot;type&quot;:&quot;article-journal&quot;,&quot;container-title&quot;:&quot;Cell Host &amp; Microbe&quot;,&quot;container-title-short&quot;:&quot;Cell Host Microbe&quot;,&quot;abstract&quot;:&quot;Longitudinal microbiome data provide valuable insight into disease states and clinical responses, but they are challenging to mine and view collectively. To address these limitations, we present TaxUMAP, a taxonomically informed visualization for displaying microbiome states in large clinical microbiome datasets. We used TaxUMAP to chart a microbiome atlas of 1,870 patients with cancer during therapy-induced perturbations. Bacterial density and diversity were positively associated, but the trend was reversed in liquid stool. Low-diversity states (dominations) remained stable after antibiotic treatment, and diverse communities had a broader range of antimicrobial resistance genes than dominations. When examining microbiome states associated with risk for bacteremia, TaxUMAP revealed that certain Klebsiella species were associated with lower risk for bacteremia localize in a region of the atlas that is depleted in high-risk enterobacteria. This indicated a competitive interaction that was validated experimentally. Thus, TaxUMAP can chart comprehensive longitudinal microbiome datasets, enabling insights into microbiome effects on human health.Copyright © 2023 Elsevier Inc. All rights reserved.&quot;,&quot;author&quot;:[{&quot;family&quot;:&quot;Schluter&quot;,&quot;given&quot;:&quot;Jonas&quot;},{&quot;family&quot;:&quot;Djukovic&quot;,&quot;given&quot;:&quot;Ana&quot;},{&quot;family&quot;:&quot;Taylor&quot;,&quot;given&quot;:&quot;Bradford P&quot;},{&quot;family&quot;:&quot;Yan&quot;,&quot;given&quot;:&quot;Jinyuan&quot;},{&quot;family&quot;:&quot;Duan&quot;,&quot;given&quot;:&quot;Caichen&quot;},{&quot;family&quot;:&quot;Hussey&quot;,&quot;given&quot;:&quot;Grant A&quot;},{&quot;family&quot;:&quot;Liao&quot;,&quot;given&quot;:&quot;Chen&quot;},{&quot;family&quot;:&quot;Sharma&quot;,&quot;given&quot;:&quot;Sneh&quot;},{&quot;family&quot;:&quot;Fontana&quot;,&quot;given&quot;:&quot;Emily&quot;},{&quot;family&quot;:&quot;Amoretti&quot;,&quot;given&quot;:&quot;Luigi A&quot;},{&quot;family&quot;:&quot;Wright&quot;,&quot;given&quot;:&quot;Roberta J&quot;},{&quot;family&quot;:&quot;Dai&quot;,&quot;given&quot;:&quot;Anqi&quot;},{&quot;family&quot;:&quot;Peled&quot;,&quot;given&quot;:&quot;Jonathan U&quot;},{&quot;family&quot;:&quot;Taur&quot;,&quot;given&quot;:&quot;Ying&quot;},{&quot;family&quot;:&quot;Perales&quot;,&quot;given&quot;:&quot;Miguel-Angel&quot;},{&quot;family&quot;:&quot;Siranosian&quot;,&quot;given&quot;:&quot;Benjamin A&quot;},{&quot;family&quot;:&quot;Bhatt&quot;,&quot;given&quot;:&quot;Ami S&quot;},{&quot;family&quot;:&quot;van den Brink&quot;,&quot;given&quot;:&quot;Marcel R M&quot;},{&quot;family&quot;:&quot;Pamer&quot;,&quot;given&quot;:&quot;Eric G&quot;},{&quot;family&quot;:&quot;Xavier&quot;,&quot;given&quot;:&quot;Joao B&quot;}],&quot;issued&quot;:{&quot;date-parts&quot;:[[&quot;2023&quot;,&quot;7&quot;,&quot;12&quot;]]},&quot;DOI&quot;:&quot;10.1016/j.chom.2023.05.027&quot;,&quot;PMID&quot;:&quot;37329880&quot;,&quot;PMCID&quot;:&quot;PMC10527165&quot;,&quot;citation-label&quot;:&quot;15010631&quot;},{&quot;title&quot;:&quot;Oral bacteria relative abundance in faeces increases due to gut microbiota depletion and is linked with patient outcomes.&quot;,&quot;page&quot;:&quot;1555-1565&quot;,&quot;volume&quot;:&quot;9&quot;,&quot;issue&quot;:&quot;6&quot;,&quot;journalAbbreviation&quot;:&quot;Nat. Microbiol.&quot;,&quot;id&quot;:&quot;16417489&quot;,&quot;type&quot;:&quot;article-journal&quot;,&quot;container-title&quot;:&quot;Nature Microbiology&quot;,&quot;container-title-short&quot;:&quot;Nat. Microbiol.&quot;,&quot;abstract&quot;:&quot;The detection of oral bacteria in faecal samples has been associated with inflammation and intestinal diseases. The increased relative abundance of oral bacteria in faeces has two competing explanations: either oral bacteria invade the gut ecosystem and expand (the 'expansion' hypothesis), or oral bacteria transit through the gut and their relative increase marks the depletion of other gut bacteria (the 'marker' hypothesis). Here we collected oral and faecal samples from mouse models of gut dysbiosis (antibiotic treatment and DSS-induced colitis) and used 16S ribosomal RNA sequencing to determine the abundance dynamics of oral bacteria. We found that the relative, but not absolute, abundance of oral bacteria increases, reflecting the 'marker' hypothesis. Faecal microbiome datasets from diverse patient cohorts, including healthy individuals and patients with allogeneic haematopoietic cell transplantation or inflammatory bowel disease, consistently support the 'marker' hypothesis and explain associations between oral bacterial abundance and patient outcomes consistent with depleted gut microbiota. By distinguishing between the two hypotheses, our study guides the interpretation of microbiome compositional data and could potentially identify cases where therapies are needed to rebuild the resident microbiome rather than protect against invading oral bacteria.© 2024. The Author(s), under exclusive licence to Springer Nature Limited.&quot;,&quot;author&quot;:[{&quot;family&quot;:&quot;Liao&quot;,&quot;given&quot;:&quot;Chen&quot;},{&quot;family&quot;:&quot;Rolling&quot;,&quot;given&quot;:&quot;Thierry&quot;},{&quot;family&quot;:&quot;Djukovic&quot;,&quot;given&quot;:&quot;Ana&quot;},{&quot;family&quot;:&quot;Fei&quot;,&quot;given&quot;:&quot;Teng&quot;},{&quot;family&quot;:&quot;Mishra&quot;,&quot;given&quot;:&quot;Vishwas&quot;},{&quot;family&quot;:&quot;Liu&quot;,&quot;given&quot;:&quot;Hongbin&quot;},{&quot;family&quot;:&quot;Lindberg&quot;,&quot;given&quot;:&quot;Chloe&quot;},{&quot;family&quot;:&quot;Dai&quot;,&quot;given&quot;:&quot;Lei&quot;},{&quot;family&quot;:&quot;Zhai&quot;,&quot;given&quot;:&quot;Bing&quot;},{&quot;family&quot;:&quot;Peled&quot;,&quot;given&quot;:&quot;Jonathan U&quot;},{&quot;family&quot;:&quot;van den Brink&quot;,&quot;given&quot;:&quot;Marcel R M&quot;},{&quot;family&quot;:&quot;Hohl&quot;,&quot;given&quot;:&quot;Tobias M&quot;},{&quot;family&quot;:&quot;Xavier&quot;,&quot;given&quot;:&quot;Joao B&quot;}],&quot;issued&quot;:{&quot;date-parts&quot;:[[&quot;2024&quot;,&quot;6&quot;]]},&quot;DOI&quot;:&quot;10.1038/s41564-024-01680-3&quot;,&quot;PMID&quot;:&quot;38698178&quot;,&quot;PMCID&quot;:&quot;PMC11152985&quot;,&quot;citation-label&quot;:&quot;16417489&quot;},{&quot;title&quot;:&quot;Challenges in microbial ecology: building predictive understanding of community function and dynamics.&quot;,&quot;page&quot;:&quot;2557-2568&quot;,&quot;volume&quot;:&quot;10&quot;,&quot;issue&quot;:&quot;11&quot;,&quot;journalAbbreviation&quot;:&quot;ISME J.&quot;,&quot;id&quot;:&quot;2242323&quot;,&quot;type&quot;:&quot;article-journal&quot;,&quot;container-title&quot;:&quot;The ISME Journal&quot;,&quot;container-title-short&quot;:&quot;ISME J.&quot;,&quot;abstract&quot;:&quot;The importance of microbial communities (MCs) cannot be overstated. MCs underpin the biogeochemical cycles of the earth's soil, oceans and the atmosphere, and perform ecosystem functions that impact plants, animals and humans. Yet our ability to predict and manage the function of these highly complex, dynamically changing communities is limited. Building predictive models that link MC composition to function is a key emerging challenge in microbial ecology. Here, we argue that addressing this challenge requires close coordination of experimental data collection and method development with mathematical model building. We discuss specific examples where model-experiment integration has already resulted in important insights into MC function and structure. We also highlight key research questions that still demand better integration of experiments and models. We argue that such integration is needed to achieve significant progress in our understanding of MC dynamics and function, and we make specific practical suggestions as to how this could be achieved.&quot;,&quot;author&quot;:[{&quot;family&quot;:&quot;Widder&quot;,&quot;given&quot;:&quot;Stefanie&quot;},{&quot;family&quot;:&quot;Allen&quot;,&quot;given&quot;:&quot;Rosalind J&quot;},{&quot;family&quot;:&quot;Pfeiffer&quot;,&quot;given&quot;:&quot;Thomas&quot;},{&quot;family&quot;:&quot;Curtis&quot;,&quot;given&quot;:&quot;Thomas P&quot;},{&quot;family&quot;:&quot;Wiuf&quot;,&quot;given&quot;:&quot;Carsten&quot;},{&quot;family&quot;:&quot;Sloan&quot;,&quot;given&quot;:&quot;William T&quot;},{&quot;family&quot;:&quot;Cordero&quot;,&quot;given&quot;:&quot;Otto X&quot;},{&quot;family&quot;:&quot;Brown&quot;,&quot;given&quot;:&quot;Sam P&quot;},{&quot;family&quot;:&quot;Momeni&quot;,&quot;given&quot;:&quot;Babak&quot;},{&quot;family&quot;:&quot;Shou&quot;,&quot;given&quot;:&quot;Wenying&quot;},{&quot;family&quot;:&quot;Kettle&quot;,&quot;given&quot;:&quot;Helen&quot;},{&quot;family&quot;:&quot;Flint&quot;,&quot;given&quot;:&quot;Harry J&quot;},{&quot;family&quot;:&quot;Haas&quot;,&quot;given&quot;:&quot;Andreas F&quot;},{&quot;family&quot;:&quot;Laroche&quot;,&quot;given&quot;:&quot;Béatrice&quot;},{&quot;family&quot;:&quot;Kreft&quot;,&quot;given&quot;:&quot;Jan-Ulrich&quot;},{&quot;family&quot;:&quot;Rainey&quot;,&quot;given&quot;:&quot;Paul B&quot;},{&quot;family&quot;:&quot;Freilich&quot;,&quot;given&quot;:&quot;Shiri&quot;},{&quot;family&quot;:&quot;Schuster&quot;,&quot;given&quot;:&quot;Stefan&quot;},{&quot;family&quot;:&quot;Milferstedt&quot;,&quot;given&quot;:&quot;Kim&quot;},{&quot;family&quot;:&quot;van der Meer&quot;,&quot;given&quot;:&quot;Jan R&quot;},{&quot;family&quot;:&quot;Groβkopf&quot;,&quot;given&quot;:&quot;Tobias&quot;},{&quot;family&quot;:&quot;Huisman&quot;,&quot;given&quot;:&quot;Jef&quot;},{&quot;family&quot;:&quot;Free&quot;,&quot;given&quot;:&quot;Andrew&quot;},{&quot;family&quot;:&quot;Picioreanu&quot;,&quot;given&quot;:&quot;Cristian&quot;},{&quot;family&quot;:&quot;Quince&quot;,&quot;given&quot;:&quot;Christopher&quot;},{&quot;family&quot;:&quot;Klapper&quot;,&quot;given&quot;:&quot;Isaac&quot;},{&quot;family&quot;:&quot;Labarthe&quot;,&quot;given&quot;:&quot;Simon&quot;},{&quot;family&quot;:&quot;Smets&quot;,&quot;given&quot;:&quot;Barth F&quot;},{&quot;family&quot;:&quot;Wang&quot;,&quot;given&quot;:&quot;Harris&quot;},{&quot;family&quot;:&quot;Isaac Newton Institute Fellows&quot;},{&quot;family&quot;:&quot;Soyer&quot;,&quot;given&quot;:&quot;Orkun S&quot;}],&quot;issued&quot;:{&quot;date-parts&quot;:[[&quot;2016&quot;,&quot;11&quot;]]},&quot;DOI&quot;:&quot;10.1038/ismej.2016.45&quot;,&quot;PMID&quot;:&quot;27022995&quot;,&quot;PMCID&quot;:&quot;PMC5113837&quot;,&quot;citation-label&quot;:&quot;2242323&quot;},{&quot;title&quot;:&quot;Ecological dynamics of the gut microbiome in response to dietary fiber.&quot;,&quot;page&quot;:&quot;2040-2055&quot;,&quot;volume&quot;:&quot;16&quot;,&quot;issue&quot;:&quot;8&quot;,&quot;journalAbbreviation&quot;:&quot;ISME J.&quot;,&quot;id&quot;:&quot;13068434&quot;,&quot;type&quot;:&quot;article-journal&quot;,&quot;container-title&quot;:&quot;The ISME Journal&quot;,&quot;container-title-short&quot;:&quot;ISME J.&quot;,&quot;abstract&quot;:&quot;Dietary fibers are generally thought to benefit intestinal health. Their impacts on the composition and metabolic function of the gut microbiome, however, vary greatly across individuals. Previous research showed that each individual's response to fibers depends on their baseline gut microbiome, but the ecology driving microbiota remodeling during fiber intake remained unclear. Here, we studied the long-term dynamics of the gut microbiome and short-chain fatty acids (SCFAs) in isogenic mice with distinct microbiota baselines fed with the fermentable fiber inulin and resistant starch compared to the non-fermentable fiber cellulose. We found that inulin produced a generally rapid response followed by gradual stabilization to new equilibria, and those dynamics were baseline-dependent. We parameterized an ecology model from the time-series data, which revealed a group of bacteria whose growth significantly increased in response to inulin and whose baseline abundance and interspecies competition explained the baseline dependence of microbiome density and community composition dynamics. Fecal levels of SCFAs, such as propionate, were associated with the abundance of inulin responders, yet inter-individual variation of gut microbiome impeded the prediction of SCFAs by machine learning models. We showed that our methods and major findings were generalizable to dietary resistant starch. Finally, we analyzed time-series data of synthetic and natural human gut microbiome in response to dietary fiber and validated the inferred interspecies interactions in vitro. This study emphasizes the importance of ecological modeling to understand microbiome responses to dietary changes and the need for personalized interventions.© 2022. The Author(s), under exclusive licence to International Society for Microbial Ecology.&quot;,&quot;author&quot;:[{&quot;family&quot;:&quot;Liu&quot;,&quot;given&quot;:&quot;Hongbin&quot;},{&quot;family&quot;:&quot;Liao&quot;,&quot;given&quot;:&quot;Chen&quot;},{&quot;family&quot;:&quot;Wu&quot;,&quot;given&quot;:&quot;Lu&quot;},{&quot;family&quot;:&quot;Tang&quot;,&quot;given&quot;:&quot;Jinhui&quot;},{&quot;family&quot;:&quot;Chen&quot;,&quot;given&quot;:&quot;Junyu&quot;},{&quot;family&quot;:&quot;Lei&quot;,&quot;given&quot;:&quot;Chaobi&quot;},{&quot;family&quot;:&quot;Zheng&quot;,&quot;given&quot;:&quot;Linggang&quot;},{&quot;family&quot;:&quot;Zhang&quot;,&quot;given&quot;:&quot;Chenhong&quot;},{&quot;family&quot;:&quot;Liu&quot;,&quot;given&quot;:&quot;Yang-Yu&quot;},{&quot;family&quot;:&quot;Xavier&quot;,&quot;given&quot;:&quot;Joao&quot;},{&quot;family&quot;:&quot;Dai&quot;,&quot;given&quot;:&quot;Lei&quot;}],&quot;issued&quot;:{&quot;date-parts&quot;:[[&quot;2022&quot;,&quot;8&quot;]]},&quot;DOI&quot;:&quot;10.1038/s41396-022-01253-4&quot;,&quot;PMID&quot;:&quot;35597888&quot;,&quot;PMCID&quot;:&quot;PMC9296629&quot;,&quot;citation-label&quot;:&quot;13068434&quot;},{&quot;title&quot;:&quot;Precision microbiome reconstitution restores bile acid mediated resistance to Clostridium difficile.&quot;,&quot;page&quot;:&quot;205-208&quot;,&quot;volume&quot;:&quot;517&quot;,&quot;issue&quot;:&quot;7533&quot;,&quot;journalAbbreviation&quot;:&quot;Nature&quot;,&quot;id&quot;:&quot;433791&quot;,&quot;type&quot;:&quot;article-journal&quot;,&quot;container-title&quot;:&quot;Nature&quot;,&quot;container-title-short&quot;:&quot;Nature&quot;,&quot;abstract&quot;:&quot;The gastrointestinal tracts of mammals are colonized by hundreds of microbial species that contribute to health, including colonization resistance against intestinal pathogens. Many antibiotics destroy intestinal microbial communities and increase susceptibility to intestinal pathogens. Among these, Clostridium difficile, a major cause of antibiotic-induced diarrhoea, greatly increases morbidity and mortality in hospitalized patients. Which intestinal bacteria provide resistance to C. difficile infection and their in vivo inhibitory mechanisms remain unclear. Here we correlate loss of specific bacterial taxa with development of infection, by treating mice with different antibiotics that result in distinct microbiota changes and lead to varied susceptibility to C. difficile. Mathematical modelling augmented by analyses of the microbiota of hospitalized patients identifies resistance-associated bacteria common to mice and humans. Using these platforms, we determine that Clostridium scindens, a bile acid 7α-dehydroxylating intestinal bacterium, is associated with resistance to C. difficile infection and, upon administration, enhances resistance to infection in a secondary bile acid dependent fashion. Using a workflow involving mouse models, clinical studies, metagenomic analyses, and mathematical modelling, we identify a probiotic candidate that corrects a clinically relevant microbiome deficiency. These findings have implications for the rational design of targeted antimicrobials as well as microbiome-based diagnostics and therapeutics for individuals at risk of C. difficile infection.&quot;,&quot;author&quot;:[{&quot;family&quot;:&quot;Buffie&quot;,&quot;given&quot;:&quot;Charlie G&quot;},{&quot;family&quot;:&quot;Bucci&quot;,&quot;given&quot;:&quot;Vanni&quot;},{&quot;family&quot;:&quot;Stein&quot;,&quot;given&quot;:&quot;Richard R&quot;},{&quot;family&quot;:&quot;McKenney&quot;,&quot;given&quot;:&quot;Peter T&quot;},{&quot;family&quot;:&quot;Ling&quot;,&quot;given&quot;:&quot;Lilan&quot;},{&quot;family&quot;:&quot;Gobourne&quot;,&quot;given&quot;:&quot;Asia&quot;},{&quot;family&quot;:&quot;No&quot;,&quot;given&quot;:&quot;Daniel&quot;},{&quot;family&quot;:&quot;Liu&quot;,&quot;given&quot;:&quot;Hui&quot;},{&quot;family&quot;:&quot;Kinnebrew&quot;,&quot;given&quot;:&quot;Melissa&quot;},{&quot;family&quot;:&quot;Viale&quot;,&quot;given&quot;:&quot;Agnes&quot;},{&quot;family&quot;:&quot;Littmann&quot;,&quot;given&quot;:&quot;Eric&quot;},{&quot;family&quot;:&quot;van den Brink&quot;,&quot;given&quot;:&quot;Marcel R M&quot;},{&quot;family&quot;:&quot;Jenq&quot;,&quot;given&quot;:&quot;Robert R&quot;},{&quot;family&quot;:&quot;Taur&quot;,&quot;given&quot;:&quot;Ying&quot;},{&quot;family&quot;:&quot;Sander&quot;,&quot;given&quot;:&quot;Chris&quot;},{&quot;family&quot;:&quot;Cross&quot;,&quot;given&quot;:&quot;Justin R&quot;},{&quot;family&quot;:&quot;Toussaint&quot;,&quot;given&quot;:&quot;Nora C&quot;},{&quot;family&quot;:&quot;Xavier&quot;,&quot;given&quot;:&quot;Joao B&quot;},{&quot;family&quot;:&quot;Pamer&quot;,&quot;given&quot;:&quot;Eric G&quot;}],&quot;issued&quot;:{&quot;date-parts&quot;:[[&quot;2015&quot;,&quot;1&quot;,&quot;8&quot;]]},&quot;DOI&quot;:&quot;10.1038/nature13828&quot;,&quot;PMID&quot;:&quot;25337874&quot;,&quot;PMCID&quot;:&quot;PMC4354891&quot;,&quot;citation-label&quot;:&quot;433791&quot;},{&quot;title&quot;:&quot;Revealing the temporal dynamics of antibiotic anomalies in the infant gut microbiome with neural jump ODEs&quot;,&quot;journalAbbreviation&quot;:&quot;arXiv&quot;,&quot;id&quot;:&quot;18437680&quot;,&quot;type&quot;:&quot;article-journal&quot;,&quot;container-title&quot;:&quot;arXiv&quot;,&quot;container-title-short&quot;:&quot;arXiv&quot;,&quot;abstract&quot;:&quot;Detecting anomalies in irregularly sampled multi-variate time-series is challenging, especially in data-scarce settings. Here we introduce an anomaly detection framework for irregularly sampled time-series that leverages neural jump ordinary differential equations (NJODEs). The method infers conditional mean and variance trajectories in a fully path dependent way and computes anomaly scores. On synthetic data containing jump, drift, diffusion, and noise anomalies, the framework accurately identifies diverse deviations. Applied to infant gut microbiome trajectories, it delineates the magnitude and persistence of antibiotic-induced disruptions: revealing prolonged anomalies after second antibiotic courses, extended duration treatments, and exposures during the second year of life. We further demonstrate the predictive capabilities of the inferred anomaly scores in accurately predicting antibiotic events and outperforming diversity-based baselines. Our approach accommodates unevenly spaced longitudinal observations, adjusts for static and dynamic covariates, and provides a foundation for inferring microbial anomalies induced by perturbations, offering a translational opportunity to optimize intervention regimens by minimizing microbial disruptions.&quot;,&quot;author&quot;:[{&quot;family&quot;:&quot;Adamov&quot;,&quot;given&quot;:&quot;Anja&quot;},{&quot;family&quot;:&quot;Chardonnet&quot;,&quot;given&quot;:&quot;Markus&quot;},{&quot;family&quot;:&quot;Krach&quot;,&quot;given&quot;:&quot;Florian&quot;},{&quot;family&quot;:&quot;Heiss&quot;,&quot;given&quot;:&quot;Jakob&quot;},{&quot;family&quot;:&quot;Teichmann&quot;,&quot;given&quot;:&quot;Josef&quot;},{&quot;family&quot;:&quot;Bokulich&quot;,&quot;given&quot;:&quot;Nicholas A.&quot;}],&quot;issued&quot;:{&quot;date-parts&quot;:[[&quot;2025&quot;]]},&quot;DOI&quot;:&quot;10.48550/arxiv.2510.00087&quot;,&quot;citation-label&quot;:&quot;18437680&quot;}]"/>
    <we:property name="sciwheel-selectedStyle" value="{&quot;id&quot;:&quot;genome-research-year-author&quot;,&quot;name&quot;:&quot;Genome Research (Year-Author)&quot;,&quot;bibText&quot;:[{&quot;maxoffset&quot;:0,&quot;entryspacing&quot;:1,&quot;linespacing&quot;:1,&quot;second-field-align&quot;:false,&quot;entry_ids&quot;:[[&quot;0&quot;]],&quot;bibliography_errors&quot;:[],&quot;done&quot;:false,&quot;hangingindent&quot;:true,&quot;bibstart&quot;:&quot;&lt;div class=\&quot;csl-bib-body\&quot;&gt;\n&quot;,&quot;bibend&quot;:&quot;&lt;/div&gt;&quot;},[&quot;  &lt;div class=\&quot;csl-entry\&quot;&gt;Accadia T, Acernese F, Alshourbagy M, Amico P, Antonucci F, Aoudia S, Arnaud N, Arnault C, Arun KG, Astone P, et al. 2012. Virgo: a laser interferometer to detect gravitational waves. &lt;i&gt;J Instrum&lt;/i&gt; &lt;b&gt;7&lt;/b&gt;: P03012–P03012.&lt;/div&gt;\n&quot;]],&quot;citationText&quot;:&quot;(Accadia et al. 2012)&quot;}"/>
    <we:property name="sciwheel-styles" value="[{&quot;id&quot;:&quot;american-medical-association&quot;,&quot;name&quot;:&quot;AMA (American Medical Association)&quot;},{&quot;id&quot;:&quot;apa 7th&quot;,&quot;name&quot;:&quot;APA (American Psychological Association) 7th Edition&quot;},{&quot;id&quot;:&quot;cell&quot;,&quot;name&quot;:&quot;Cell&quot;},{&quot;id&quot;:&quot;chicago-17th-edition&quot;,&quot;name&quot;:&quot;Chicago 17th Edition (author-date)&quot;},{&quot;id&quot;:&quot;cite-them-right-11th-edition-harvard&quot;,&quot;name&quot;:&quot;Cite Them Right 11th Edition - Harvard&quot;},{&quot;id&quot;:&quot;genome-research-year-author&quot;,&quot;name&quot;:&quot;Genome Research (Year-Author)&quot;,&quot;bibText&quot;:[{&quot;maxoffset&quot;:0,&quot;entryspacing&quot;:1,&quot;linespacing&quot;:1,&quot;second-field-align&quot;:false,&quot;entry_ids&quot;:[[&quot;0&quot;]],&quot;bibliography_errors&quot;:[],&quot;done&quot;:false,&quot;hangingindent&quot;:true,&quot;bibstart&quot;:&quot;&lt;div class=\&quot;csl-bib-body\&quot;&gt;\n&quot;,&quot;bibend&quot;:&quot;&lt;/div&gt;&quot;},[&quot;  &lt;div class=\&quot;csl-entry\&quot;&gt;Accadia T, Acernese F, Alshourbagy M, Amico P, Antonucci F, Aoudia S, Arnaud N, Arnault C, Arun KG, Astone P, et al. 2012. Virgo: a laser interferometer to detect gravitational waves. &lt;i&gt;J Instrum&lt;/i&gt; &lt;b&gt;7&lt;/b&gt;: P03012–P03012.&lt;/div&gt;\n&quot;]],&quot;citationText&quot;:&quot;(Accadia et al. 2012)&quot;},{&quot;id&quot;:&quot;ieee&quot;,&quot;name&quot;:&quot;IEEE&quot;},{&quot;id&quot;:&quot;modern-language-association&quot;,&quot;name&quot;:&quot;MLA (Modern Language Association)&quot;},{&quot;id&quot;:&quot;national-library-of-medicine-grant-proposals&quot;,&quot;name&quot;:&quot;National Library of Medicine (Grant proposals with PMCID/PMID)&quot;},{&quot;id&quot;:&quot;nature&quot;,&quot;name&quot;:&quot;Nature&quot;},{&quot;id&quot;:&quot;plos-computational-biology&quot;,&quot;name&quot;:&quot;PLOS Computational Biology&quot;,&quot;bibText&quot;:[{&quot;maxoffset&quot;:3,&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Amico P, Antonucci F, Aoudia S, et al. Virgo: a laser interferometer to detect gravitational waves. J Instrum. 2012;7: P03012–P03012. doi:10.1088/1748-0221/7/03/P03012&lt;/div&gt;\n  &lt;/div&gt;\n&quot;]],&quot;citationText&quot;:&quot;[1]&quot;},{&quot;id&quot;:&quot;science&quot;,&quot;name&quot;:&quot;Science&quot;},{&quot;id&quot;:&quot;vancouver&quot;,&quot;name&quot;:&quot;Vancouver&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32FC58A-E20D-7A49-9EBB-134B7F2EC875}">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5BC71-744F-2148-8C18-6FDB07151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8738</Words>
  <Characters>49811</Characters>
  <Application>Microsoft Office Word</Application>
  <DocSecurity>0</DocSecurity>
  <Lines>415</Lines>
  <Paragraphs>116</Paragraphs>
  <ScaleCrop>false</ScaleCrop>
  <Company/>
  <LinksUpToDate>false</LinksUpToDate>
  <CharactersWithSpaces>58433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Joao</dc:creator>
  <cp:keywords/>
  <cp:lastModifiedBy>Stamper, Isaac</cp:lastModifiedBy>
  <cp:revision>4</cp:revision>
  <dcterms:created xsi:type="dcterms:W3CDTF">2026-04-27T21:29:00Z</dcterms:created>
  <dcterms:modified xsi:type="dcterms:W3CDTF">2026-05-07T18:33:00Z</dcterms:modified>
</cp:coreProperties>
</file>